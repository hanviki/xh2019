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zh-CN"/>
        </w:rPr>
        <w:id w:val="30516657"/>
      </w:sdtPr>
      <w:sdtEndPr>
        <w:rPr>
          <w:rFonts w:ascii="Times New Roman" w:eastAsia="宋体" w:hAnsi="Times New Roman" w:cs="Times New Roman"/>
          <w:b w:val="0"/>
          <w:bCs w:val="0"/>
          <w:color w:val="auto"/>
          <w:kern w:val="2"/>
          <w:sz w:val="21"/>
          <w:szCs w:val="24"/>
          <w:lang w:val="en-US"/>
        </w:rPr>
      </w:sdtEndPr>
      <w:sdtContent>
        <w:p w:rsidR="003005DB" w:rsidDel="00566450" w:rsidRDefault="003005DB">
          <w:pPr>
            <w:pStyle w:val="TOC1"/>
            <w:jc w:val="center"/>
            <w:rPr>
              <w:del w:id="0" w:author="Lenovo User" w:date="2016-10-13T08:47:00Z"/>
              <w:rFonts w:ascii="Times New Roman" w:eastAsia="宋体" w:hAnsi="Times New Roman" w:cs="Times New Roman"/>
              <w:b w:val="0"/>
              <w:bCs w:val="0"/>
              <w:color w:val="auto"/>
              <w:kern w:val="2"/>
              <w:sz w:val="21"/>
              <w:szCs w:val="24"/>
              <w:lang w:val="zh-CN"/>
            </w:rPr>
          </w:pPr>
        </w:p>
        <w:p w:rsidR="00000000" w:rsidRDefault="005522A7">
          <w:pPr>
            <w:rPr>
              <w:ins w:id="1" w:author="Lenovo User" w:date="2016-10-13T08:47:00Z"/>
              <w:lang w:val="zh-CN"/>
            </w:rPr>
            <w:pPrChange w:id="2" w:author="Lenovo User" w:date="2016-10-13T08:47:00Z">
              <w:pPr>
                <w:pStyle w:val="TOC1"/>
                <w:jc w:val="center"/>
              </w:pPr>
            </w:pPrChange>
          </w:pPr>
        </w:p>
        <w:p w:rsidR="00000000" w:rsidRDefault="005522A7">
          <w:pPr>
            <w:rPr>
              <w:ins w:id="3" w:author="Lenovo User" w:date="2016-10-13T08:47:00Z"/>
              <w:lang w:val="zh-CN"/>
            </w:rPr>
            <w:pPrChange w:id="4" w:author="Lenovo User" w:date="2016-10-13T08:47:00Z">
              <w:pPr>
                <w:pStyle w:val="TOC1"/>
                <w:jc w:val="center"/>
              </w:pPr>
            </w:pPrChange>
          </w:pPr>
          <w:commentRangeStart w:id="5"/>
        </w:p>
        <w:p w:rsidR="003005DB" w:rsidRDefault="003005DB">
          <w:pPr>
            <w:pStyle w:val="TOC1"/>
            <w:jc w:val="center"/>
            <w:rPr>
              <w:ins w:id="6" w:author="super" w:date="2016-10-10T04:53:00Z"/>
              <w:rFonts w:ascii="Times New Roman" w:eastAsia="宋体" w:hAnsi="Times New Roman" w:cs="Times New Roman"/>
              <w:b w:val="0"/>
              <w:bCs w:val="0"/>
              <w:color w:val="auto"/>
              <w:kern w:val="2"/>
              <w:sz w:val="21"/>
              <w:szCs w:val="24"/>
              <w:lang w:val="zh-CN"/>
            </w:rPr>
          </w:pPr>
        </w:p>
        <w:p w:rsidR="00566450" w:rsidRPr="00566450" w:rsidRDefault="00972EE9">
          <w:pPr>
            <w:pStyle w:val="TOC1"/>
            <w:jc w:val="center"/>
            <w:rPr>
              <w:ins w:id="7" w:author="Lenovo User" w:date="2016-10-13T08:47:00Z"/>
              <w:rFonts w:ascii="Times New Roman" w:eastAsiaTheme="minorEastAsia" w:hAnsi="Times New Roman" w:cs="Times New Roman"/>
              <w:color w:val="auto"/>
              <w:kern w:val="2"/>
              <w:sz w:val="84"/>
              <w:szCs w:val="84"/>
            </w:rPr>
          </w:pPr>
          <w:r w:rsidRPr="00566450">
            <w:rPr>
              <w:rFonts w:asciiTheme="minorEastAsia" w:eastAsiaTheme="minorEastAsia" w:hAnsiTheme="minorEastAsia" w:cstheme="minorEastAsia" w:hint="eastAsia"/>
              <w:color w:val="auto"/>
              <w:kern w:val="2"/>
              <w:sz w:val="84"/>
              <w:szCs w:val="84"/>
            </w:rPr>
            <w:t>武汉协和医</w:t>
          </w:r>
          <w:r w:rsidRPr="00566450">
            <w:rPr>
              <w:rFonts w:ascii="Times New Roman" w:eastAsiaTheme="minorEastAsia" w:hAnsi="Times New Roman" w:cs="Times New Roman"/>
              <w:color w:val="auto"/>
              <w:kern w:val="2"/>
              <w:sz w:val="84"/>
              <w:szCs w:val="84"/>
            </w:rPr>
            <w:t>院</w:t>
          </w:r>
        </w:p>
        <w:p w:rsidR="003005DB" w:rsidRPr="00566450" w:rsidRDefault="00624501">
          <w:pPr>
            <w:pStyle w:val="TOC1"/>
            <w:jc w:val="center"/>
            <w:rPr>
              <w:rFonts w:ascii="Times New Roman" w:eastAsiaTheme="minorEastAsia" w:hAnsi="Times New Roman" w:cs="Times New Roman"/>
              <w:color w:val="auto"/>
              <w:kern w:val="2"/>
              <w:sz w:val="84"/>
              <w:szCs w:val="84"/>
            </w:rPr>
          </w:pPr>
          <w:r>
            <w:rPr>
              <w:rFonts w:ascii="Times New Roman" w:eastAsiaTheme="minorEastAsia" w:hAnsi="Times New Roman" w:cs="Times New Roman"/>
              <w:color w:val="auto"/>
              <w:kern w:val="2"/>
              <w:sz w:val="84"/>
              <w:szCs w:val="84"/>
            </w:rPr>
            <w:t>2017</w:t>
          </w:r>
          <w:r>
            <w:rPr>
              <w:rFonts w:ascii="Times New Roman" w:eastAsiaTheme="minorEastAsia" w:hAnsi="Times New Roman" w:cs="Times New Roman" w:hint="eastAsia"/>
              <w:color w:val="auto"/>
              <w:kern w:val="2"/>
              <w:sz w:val="84"/>
              <w:szCs w:val="84"/>
            </w:rPr>
            <w:t>年预算申报手册</w:t>
          </w:r>
        </w:p>
        <w:p w:rsidR="003005DB" w:rsidRPr="00566450" w:rsidRDefault="003005DB">
          <w:pPr>
            <w:rPr>
              <w:ins w:id="8" w:author="super" w:date="2016-10-10T04:53:00Z"/>
            </w:rPr>
          </w:pPr>
        </w:p>
        <w:p w:rsidR="003005DB" w:rsidRPr="00566450" w:rsidRDefault="003005DB">
          <w:pPr>
            <w:rPr>
              <w:ins w:id="9" w:author="super" w:date="2016-10-10T04:53:00Z"/>
            </w:rPr>
          </w:pPr>
        </w:p>
        <w:p w:rsidR="003005DB" w:rsidRPr="00566450" w:rsidRDefault="003005DB">
          <w:pPr>
            <w:rPr>
              <w:ins w:id="10" w:author="super" w:date="2016-10-10T04:53:00Z"/>
            </w:rPr>
          </w:pPr>
        </w:p>
        <w:p w:rsidR="003005DB" w:rsidRPr="00566450" w:rsidRDefault="003005DB">
          <w:pPr>
            <w:rPr>
              <w:ins w:id="11" w:author="super" w:date="2016-10-10T04:53:00Z"/>
            </w:rPr>
          </w:pPr>
        </w:p>
        <w:p w:rsidR="003005DB" w:rsidRPr="00566450" w:rsidRDefault="003005DB">
          <w:pPr>
            <w:rPr>
              <w:ins w:id="12" w:author="super" w:date="2016-10-10T04:53:00Z"/>
            </w:rPr>
          </w:pPr>
        </w:p>
        <w:p w:rsidR="003005DB" w:rsidRPr="00566450" w:rsidRDefault="003005DB">
          <w:pPr>
            <w:rPr>
              <w:ins w:id="13" w:author="super" w:date="2016-10-10T04:53:00Z"/>
            </w:rPr>
          </w:pPr>
        </w:p>
        <w:p w:rsidR="003005DB" w:rsidRPr="00566450" w:rsidRDefault="003005DB">
          <w:pPr>
            <w:rPr>
              <w:ins w:id="14" w:author="super" w:date="2016-10-10T04:53:00Z"/>
            </w:rPr>
          </w:pPr>
        </w:p>
        <w:p w:rsidR="003005DB" w:rsidRPr="00566450" w:rsidRDefault="003005DB">
          <w:pPr>
            <w:rPr>
              <w:ins w:id="15" w:author="super" w:date="2016-10-10T04:53:00Z"/>
            </w:rPr>
          </w:pPr>
        </w:p>
        <w:p w:rsidR="003005DB" w:rsidRPr="00566450" w:rsidRDefault="003005DB">
          <w:pPr>
            <w:jc w:val="center"/>
            <w:rPr>
              <w:ins w:id="16" w:author="super" w:date="2016-10-10T04:53:00Z"/>
              <w:sz w:val="36"/>
              <w:szCs w:val="36"/>
            </w:rPr>
          </w:pPr>
        </w:p>
        <w:p w:rsidR="003005DB" w:rsidRPr="00566450" w:rsidRDefault="00972EE9">
          <w:pPr>
            <w:jc w:val="center"/>
            <w:rPr>
              <w:ins w:id="17" w:author="super" w:date="2016-10-10T04:53:00Z"/>
              <w:sz w:val="52"/>
              <w:szCs w:val="52"/>
            </w:rPr>
          </w:pPr>
          <w:bookmarkStart w:id="18" w:name="_GoBack"/>
          <w:ins w:id="19" w:author="super" w:date="2016-10-10T04:53:00Z">
            <w:r w:rsidRPr="00566450">
              <w:rPr>
                <w:rFonts w:hint="eastAsia"/>
                <w:sz w:val="52"/>
                <w:szCs w:val="52"/>
              </w:rPr>
              <w:t>预算</w:t>
            </w:r>
          </w:ins>
          <w:r w:rsidR="005522A7">
            <w:rPr>
              <w:rFonts w:hint="eastAsia"/>
              <w:sz w:val="52"/>
              <w:szCs w:val="52"/>
            </w:rPr>
            <w:t>工作</w:t>
          </w:r>
          <w:ins w:id="20" w:author="super" w:date="2016-10-10T04:53:00Z">
            <w:r w:rsidRPr="00566450">
              <w:rPr>
                <w:rFonts w:hint="eastAsia"/>
                <w:sz w:val="52"/>
                <w:szCs w:val="52"/>
              </w:rPr>
              <w:t>委员会</w:t>
            </w:r>
          </w:ins>
          <w:r w:rsidR="005522A7">
            <w:rPr>
              <w:rFonts w:hint="eastAsia"/>
              <w:sz w:val="52"/>
              <w:szCs w:val="52"/>
            </w:rPr>
            <w:t>办公室</w:t>
          </w:r>
        </w:p>
        <w:p w:rsidR="003005DB" w:rsidRPr="00566450" w:rsidRDefault="00972EE9">
          <w:pPr>
            <w:jc w:val="center"/>
            <w:rPr>
              <w:ins w:id="21" w:author="super" w:date="2016-10-10T04:53:00Z"/>
              <w:sz w:val="52"/>
              <w:szCs w:val="52"/>
            </w:rPr>
          </w:pPr>
          <w:ins w:id="22" w:author="super" w:date="2016-10-10T04:53:00Z">
            <w:r w:rsidRPr="00566450">
              <w:rPr>
                <w:rFonts w:hint="eastAsia"/>
                <w:sz w:val="52"/>
                <w:szCs w:val="52"/>
              </w:rPr>
              <w:t>2016.10</w:t>
            </w:r>
          </w:ins>
        </w:p>
        <w:bookmarkEnd w:id="18"/>
        <w:p w:rsidR="003005DB" w:rsidRDefault="003005DB">
          <w:pPr>
            <w:pStyle w:val="TOC1"/>
            <w:jc w:val="center"/>
            <w:rPr>
              <w:ins w:id="23" w:author="super" w:date="2016-10-10T04:55:00Z"/>
              <w:rFonts w:ascii="Times New Roman" w:eastAsia="宋体" w:hAnsi="Times New Roman" w:cs="Times New Roman"/>
              <w:b w:val="0"/>
              <w:bCs w:val="0"/>
              <w:color w:val="auto"/>
              <w:kern w:val="2"/>
              <w:sz w:val="21"/>
              <w:szCs w:val="24"/>
              <w:lang w:val="zh-CN"/>
            </w:rPr>
          </w:pPr>
        </w:p>
        <w:p w:rsidR="003005DB" w:rsidRDefault="003005DB">
          <w:pPr>
            <w:rPr>
              <w:ins w:id="24" w:author="super" w:date="2016-10-10T04:55:00Z"/>
              <w:lang w:val="zh-CN"/>
            </w:rPr>
          </w:pPr>
        </w:p>
        <w:p w:rsidR="003005DB" w:rsidRDefault="003005DB">
          <w:pPr>
            <w:rPr>
              <w:ins w:id="25" w:author="super" w:date="2016-10-10T04:56:00Z"/>
              <w:lang w:val="zh-CN"/>
            </w:rPr>
          </w:pPr>
        </w:p>
        <w:p w:rsidR="003005DB" w:rsidRDefault="003005DB">
          <w:pPr>
            <w:rPr>
              <w:ins w:id="26" w:author="super" w:date="2016-10-10T04:56:00Z"/>
              <w:lang w:val="zh-CN"/>
            </w:rPr>
          </w:pPr>
        </w:p>
        <w:p w:rsidR="003005DB" w:rsidRDefault="003005DB">
          <w:pPr>
            <w:rPr>
              <w:ins w:id="27" w:author="super" w:date="2016-10-10T04:56:00Z"/>
              <w:lang w:val="zh-CN"/>
            </w:rPr>
          </w:pPr>
        </w:p>
        <w:p w:rsidR="003005DB" w:rsidRDefault="003005DB">
          <w:pPr>
            <w:rPr>
              <w:ins w:id="28" w:author="super" w:date="2016-10-10T04:56:00Z"/>
              <w:lang w:val="zh-CN"/>
            </w:rPr>
          </w:pPr>
        </w:p>
        <w:p w:rsidR="003005DB" w:rsidRDefault="003005DB">
          <w:pPr>
            <w:rPr>
              <w:ins w:id="29" w:author="super" w:date="2016-10-10T04:56:00Z"/>
              <w:lang w:val="zh-CN"/>
            </w:rPr>
          </w:pPr>
        </w:p>
        <w:p w:rsidR="003005DB" w:rsidRDefault="003005DB">
          <w:pPr>
            <w:rPr>
              <w:ins w:id="30" w:author="super" w:date="2016-10-10T04:56:00Z"/>
              <w:lang w:val="zh-CN"/>
            </w:rPr>
          </w:pPr>
        </w:p>
        <w:p w:rsidR="003005DB" w:rsidRDefault="003005DB">
          <w:pPr>
            <w:rPr>
              <w:ins w:id="31" w:author="super" w:date="2016-10-10T04:53:00Z"/>
              <w:lang w:val="zh-CN"/>
            </w:rPr>
          </w:pPr>
        </w:p>
        <w:p w:rsidR="003005DB" w:rsidRDefault="00972EE9">
          <w:pPr>
            <w:pStyle w:val="TOC1"/>
            <w:jc w:val="center"/>
            <w:rPr>
              <w:sz w:val="32"/>
              <w:szCs w:val="32"/>
            </w:rPr>
          </w:pPr>
          <w:r>
            <w:rPr>
              <w:sz w:val="32"/>
              <w:szCs w:val="32"/>
              <w:lang w:val="zh-CN"/>
            </w:rPr>
            <w:lastRenderedPageBreak/>
            <w:t>目</w:t>
          </w:r>
          <w:ins w:id="32" w:author="Lenovo User" w:date="2016-10-13T08:49:00Z">
            <w:r w:rsidR="00566450">
              <w:rPr>
                <w:rFonts w:hint="eastAsia"/>
                <w:sz w:val="32"/>
                <w:szCs w:val="32"/>
                <w:lang w:val="zh-CN"/>
              </w:rPr>
              <w:t xml:space="preserve"> </w:t>
            </w:r>
          </w:ins>
          <w:r>
            <w:rPr>
              <w:sz w:val="32"/>
              <w:szCs w:val="32"/>
              <w:lang w:val="zh-CN"/>
            </w:rPr>
            <w:t>录</w:t>
          </w:r>
          <w:commentRangeEnd w:id="5"/>
          <w:r>
            <w:commentReference w:id="5"/>
          </w:r>
        </w:p>
        <w:p w:rsidR="00B70D42" w:rsidRPr="00B70D42" w:rsidRDefault="00E14EC0">
          <w:pPr>
            <w:pStyle w:val="20"/>
            <w:tabs>
              <w:tab w:val="right" w:leader="dot" w:pos="8296"/>
            </w:tabs>
            <w:rPr>
              <w:rFonts w:asciiTheme="minorHAnsi" w:eastAsiaTheme="minorEastAsia" w:hAnsiTheme="minorHAnsi" w:cstheme="minorBidi"/>
              <w:noProof/>
              <w:sz w:val="28"/>
              <w:szCs w:val="22"/>
            </w:rPr>
          </w:pPr>
          <w:r>
            <w:rPr>
              <w:sz w:val="32"/>
              <w:szCs w:val="32"/>
            </w:rPr>
            <w:fldChar w:fldCharType="begin"/>
          </w:r>
          <w:r w:rsidR="00972EE9">
            <w:rPr>
              <w:sz w:val="32"/>
              <w:szCs w:val="32"/>
            </w:rPr>
            <w:instrText xml:space="preserve"> TOC \o "1-3" \h \z \u </w:instrText>
          </w:r>
          <w:r>
            <w:rPr>
              <w:sz w:val="32"/>
              <w:szCs w:val="32"/>
            </w:rPr>
            <w:fldChar w:fldCharType="separate"/>
          </w:r>
          <w:hyperlink w:anchor="_Toc464114010" w:history="1">
            <w:r w:rsidR="00B70D42" w:rsidRPr="00B70D42">
              <w:rPr>
                <w:rStyle w:val="a7"/>
                <w:rFonts w:hint="eastAsia"/>
                <w:noProof/>
                <w:sz w:val="28"/>
              </w:rPr>
              <w:t>第一部分</w:t>
            </w:r>
            <w:r w:rsidR="00B70D42" w:rsidRPr="00B70D42">
              <w:rPr>
                <w:rStyle w:val="a7"/>
                <w:noProof/>
                <w:sz w:val="28"/>
              </w:rPr>
              <w:t xml:space="preserve"> </w:t>
            </w:r>
            <w:r w:rsidR="00B70D42" w:rsidRPr="00B70D42">
              <w:rPr>
                <w:rStyle w:val="a7"/>
                <w:rFonts w:hint="eastAsia"/>
                <w:noProof/>
                <w:sz w:val="28"/>
              </w:rPr>
              <w:t>主要经费项目释义</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_Toc464114010 \h </w:instrText>
            </w:r>
            <w:r w:rsidRPr="00B70D42">
              <w:rPr>
                <w:noProof/>
                <w:webHidden/>
                <w:sz w:val="28"/>
              </w:rPr>
            </w:r>
            <w:r w:rsidRPr="00B70D42">
              <w:rPr>
                <w:noProof/>
                <w:webHidden/>
                <w:sz w:val="28"/>
              </w:rPr>
              <w:fldChar w:fldCharType="separate"/>
            </w:r>
            <w:r w:rsidR="00BD3030">
              <w:rPr>
                <w:noProof/>
                <w:webHidden/>
                <w:sz w:val="28"/>
              </w:rPr>
              <w:t>3</w:t>
            </w:r>
            <w:r w:rsidRPr="00B70D42">
              <w:rPr>
                <w:noProof/>
                <w:webHidden/>
                <w:sz w:val="28"/>
              </w:rPr>
              <w:fldChar w:fldCharType="end"/>
            </w:r>
          </w:hyperlink>
        </w:p>
        <w:p w:rsidR="00B70D42" w:rsidRPr="00B70D42" w:rsidRDefault="00E14EC0">
          <w:pPr>
            <w:pStyle w:val="20"/>
            <w:tabs>
              <w:tab w:val="right" w:leader="dot" w:pos="8296"/>
            </w:tabs>
            <w:rPr>
              <w:rFonts w:asciiTheme="minorHAnsi" w:eastAsiaTheme="minorEastAsia" w:hAnsiTheme="minorHAnsi" w:cstheme="minorBidi"/>
              <w:noProof/>
              <w:sz w:val="28"/>
              <w:szCs w:val="22"/>
            </w:rPr>
          </w:pPr>
          <w:hyperlink w:anchor="_Toc464114011" w:history="1">
            <w:r w:rsidR="00B70D42" w:rsidRPr="00B70D42">
              <w:rPr>
                <w:rStyle w:val="a7"/>
                <w:rFonts w:hint="eastAsia"/>
                <w:noProof/>
                <w:sz w:val="28"/>
              </w:rPr>
              <w:t>第二部分</w:t>
            </w:r>
            <w:r w:rsidR="00B70D42" w:rsidRPr="00B70D42">
              <w:rPr>
                <w:rStyle w:val="a7"/>
                <w:noProof/>
                <w:sz w:val="28"/>
              </w:rPr>
              <w:t xml:space="preserve"> </w:t>
            </w:r>
            <w:r w:rsidR="00B70D42" w:rsidRPr="00B70D42">
              <w:rPr>
                <w:rStyle w:val="a7"/>
                <w:rFonts w:hint="eastAsia"/>
                <w:noProof/>
                <w:sz w:val="28"/>
              </w:rPr>
              <w:t>申报时间、形式</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_Toc464114011 \h </w:instrText>
            </w:r>
            <w:r w:rsidRPr="00B70D42">
              <w:rPr>
                <w:noProof/>
                <w:webHidden/>
                <w:sz w:val="28"/>
              </w:rPr>
            </w:r>
            <w:r w:rsidRPr="00B70D42">
              <w:rPr>
                <w:noProof/>
                <w:webHidden/>
                <w:sz w:val="28"/>
              </w:rPr>
              <w:fldChar w:fldCharType="separate"/>
            </w:r>
            <w:r w:rsidR="00BD3030">
              <w:rPr>
                <w:noProof/>
                <w:webHidden/>
                <w:sz w:val="28"/>
              </w:rPr>
              <w:t>5</w:t>
            </w:r>
            <w:r w:rsidRPr="00B70D42">
              <w:rPr>
                <w:noProof/>
                <w:webHidden/>
                <w:sz w:val="28"/>
              </w:rPr>
              <w:fldChar w:fldCharType="end"/>
            </w:r>
          </w:hyperlink>
        </w:p>
        <w:p w:rsidR="00B70D42" w:rsidRPr="00B70D42" w:rsidRDefault="00E14EC0">
          <w:pPr>
            <w:pStyle w:val="20"/>
            <w:tabs>
              <w:tab w:val="right" w:leader="dot" w:pos="8296"/>
            </w:tabs>
            <w:rPr>
              <w:rFonts w:asciiTheme="minorHAnsi" w:eastAsiaTheme="minorEastAsia" w:hAnsiTheme="minorHAnsi" w:cstheme="minorBidi"/>
              <w:noProof/>
              <w:sz w:val="28"/>
              <w:szCs w:val="22"/>
            </w:rPr>
          </w:pPr>
          <w:hyperlink w:anchor="_Toc464114012" w:history="1">
            <w:r w:rsidR="00B70D42" w:rsidRPr="00B70D42">
              <w:rPr>
                <w:rStyle w:val="a7"/>
                <w:rFonts w:hint="eastAsia"/>
                <w:noProof/>
                <w:sz w:val="28"/>
              </w:rPr>
              <w:t>第三部分</w:t>
            </w:r>
            <w:r w:rsidR="00B70D42" w:rsidRPr="00B70D42">
              <w:rPr>
                <w:rStyle w:val="a7"/>
                <w:noProof/>
                <w:sz w:val="28"/>
              </w:rPr>
              <w:t xml:space="preserve"> </w:t>
            </w:r>
            <w:r w:rsidR="00B70D42" w:rsidRPr="00B70D42">
              <w:rPr>
                <w:rStyle w:val="a7"/>
                <w:rFonts w:hint="eastAsia"/>
                <w:noProof/>
                <w:sz w:val="28"/>
              </w:rPr>
              <w:t>院内预算管理系统操作指南</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_Toc464114012 \h </w:instrText>
            </w:r>
            <w:r w:rsidRPr="00B70D42">
              <w:rPr>
                <w:noProof/>
                <w:webHidden/>
                <w:sz w:val="28"/>
              </w:rPr>
            </w:r>
            <w:r w:rsidRPr="00B70D42">
              <w:rPr>
                <w:noProof/>
                <w:webHidden/>
                <w:sz w:val="28"/>
              </w:rPr>
              <w:fldChar w:fldCharType="separate"/>
            </w:r>
            <w:r w:rsidR="00BD3030">
              <w:rPr>
                <w:noProof/>
                <w:webHidden/>
                <w:sz w:val="28"/>
              </w:rPr>
              <w:t>6</w:t>
            </w:r>
            <w:r w:rsidRPr="00B70D42">
              <w:rPr>
                <w:noProof/>
                <w:webHidden/>
                <w:sz w:val="28"/>
              </w:rPr>
              <w:fldChar w:fldCharType="end"/>
            </w:r>
          </w:hyperlink>
        </w:p>
        <w:p w:rsidR="00B70D42" w:rsidRPr="00B70D42" w:rsidRDefault="00E14EC0">
          <w:pPr>
            <w:pStyle w:val="30"/>
            <w:tabs>
              <w:tab w:val="right" w:leader="dot" w:pos="8296"/>
            </w:tabs>
            <w:rPr>
              <w:rFonts w:asciiTheme="minorHAnsi" w:eastAsiaTheme="minorEastAsia" w:hAnsiTheme="minorHAnsi" w:cstheme="minorBidi"/>
              <w:noProof/>
              <w:sz w:val="28"/>
              <w:szCs w:val="22"/>
            </w:rPr>
          </w:pPr>
          <w:hyperlink w:anchor="_Toc464114013" w:history="1">
            <w:r w:rsidR="00B70D42" w:rsidRPr="00B70D42">
              <w:rPr>
                <w:rStyle w:val="a7"/>
                <w:rFonts w:hint="eastAsia"/>
                <w:noProof/>
                <w:sz w:val="28"/>
              </w:rPr>
              <w:t>一、进入系统</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_Toc464114013 \h </w:instrText>
            </w:r>
            <w:r w:rsidRPr="00B70D42">
              <w:rPr>
                <w:noProof/>
                <w:webHidden/>
                <w:sz w:val="28"/>
              </w:rPr>
            </w:r>
            <w:r w:rsidRPr="00B70D42">
              <w:rPr>
                <w:noProof/>
                <w:webHidden/>
                <w:sz w:val="28"/>
              </w:rPr>
              <w:fldChar w:fldCharType="separate"/>
            </w:r>
            <w:r w:rsidR="00BD3030">
              <w:rPr>
                <w:noProof/>
                <w:webHidden/>
                <w:sz w:val="28"/>
              </w:rPr>
              <w:t>6</w:t>
            </w:r>
            <w:r w:rsidRPr="00B70D42">
              <w:rPr>
                <w:noProof/>
                <w:webHidden/>
                <w:sz w:val="28"/>
              </w:rPr>
              <w:fldChar w:fldCharType="end"/>
            </w:r>
          </w:hyperlink>
        </w:p>
        <w:p w:rsidR="00B70D42" w:rsidRPr="00B70D42" w:rsidRDefault="00E14EC0">
          <w:pPr>
            <w:pStyle w:val="30"/>
            <w:tabs>
              <w:tab w:val="right" w:leader="dot" w:pos="8296"/>
            </w:tabs>
            <w:rPr>
              <w:rFonts w:asciiTheme="minorHAnsi" w:eastAsiaTheme="minorEastAsia" w:hAnsiTheme="minorHAnsi" w:cstheme="minorBidi"/>
              <w:noProof/>
              <w:sz w:val="28"/>
              <w:szCs w:val="22"/>
            </w:rPr>
          </w:pPr>
          <w:hyperlink w:anchor="_Toc464114014" w:history="1">
            <w:r w:rsidR="00B70D42" w:rsidRPr="00B70D42">
              <w:rPr>
                <w:rStyle w:val="a7"/>
                <w:rFonts w:hint="eastAsia"/>
                <w:noProof/>
                <w:sz w:val="28"/>
              </w:rPr>
              <w:t>二、登录及修改密码</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_Toc464114014 \h </w:instrText>
            </w:r>
            <w:r w:rsidRPr="00B70D42">
              <w:rPr>
                <w:noProof/>
                <w:webHidden/>
                <w:sz w:val="28"/>
              </w:rPr>
            </w:r>
            <w:r w:rsidRPr="00B70D42">
              <w:rPr>
                <w:noProof/>
                <w:webHidden/>
                <w:sz w:val="28"/>
              </w:rPr>
              <w:fldChar w:fldCharType="separate"/>
            </w:r>
            <w:r w:rsidR="00BD3030">
              <w:rPr>
                <w:noProof/>
                <w:webHidden/>
                <w:sz w:val="28"/>
              </w:rPr>
              <w:t>6</w:t>
            </w:r>
            <w:r w:rsidRPr="00B70D42">
              <w:rPr>
                <w:noProof/>
                <w:webHidden/>
                <w:sz w:val="28"/>
              </w:rPr>
              <w:fldChar w:fldCharType="end"/>
            </w:r>
          </w:hyperlink>
        </w:p>
        <w:p w:rsidR="00B70D42" w:rsidRPr="00B70D42" w:rsidRDefault="00E14EC0">
          <w:pPr>
            <w:pStyle w:val="30"/>
            <w:tabs>
              <w:tab w:val="right" w:leader="dot" w:pos="8296"/>
            </w:tabs>
            <w:rPr>
              <w:rFonts w:asciiTheme="minorHAnsi" w:eastAsiaTheme="minorEastAsia" w:hAnsiTheme="minorHAnsi" w:cstheme="minorBidi"/>
              <w:noProof/>
              <w:sz w:val="28"/>
              <w:szCs w:val="22"/>
            </w:rPr>
          </w:pPr>
          <w:hyperlink w:anchor="_Toc464114015" w:history="1">
            <w:r w:rsidR="00B70D42" w:rsidRPr="00B70D42">
              <w:rPr>
                <w:rStyle w:val="a7"/>
                <w:rFonts w:hint="eastAsia"/>
                <w:noProof/>
                <w:sz w:val="28"/>
              </w:rPr>
              <w:t>三、申报当年预算</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_Toc464114015 \h </w:instrText>
            </w:r>
            <w:r w:rsidRPr="00B70D42">
              <w:rPr>
                <w:noProof/>
                <w:webHidden/>
                <w:sz w:val="28"/>
              </w:rPr>
            </w:r>
            <w:r w:rsidRPr="00B70D42">
              <w:rPr>
                <w:noProof/>
                <w:webHidden/>
                <w:sz w:val="28"/>
              </w:rPr>
              <w:fldChar w:fldCharType="separate"/>
            </w:r>
            <w:r w:rsidR="00BD3030">
              <w:rPr>
                <w:noProof/>
                <w:webHidden/>
                <w:sz w:val="28"/>
              </w:rPr>
              <w:t>7</w:t>
            </w:r>
            <w:r w:rsidRPr="00B70D42">
              <w:rPr>
                <w:noProof/>
                <w:webHidden/>
                <w:sz w:val="28"/>
              </w:rPr>
              <w:fldChar w:fldCharType="end"/>
            </w:r>
          </w:hyperlink>
        </w:p>
        <w:p w:rsidR="00B70D42" w:rsidRPr="00B70D42" w:rsidRDefault="00E14EC0">
          <w:pPr>
            <w:pStyle w:val="20"/>
            <w:tabs>
              <w:tab w:val="right" w:leader="dot" w:pos="8296"/>
            </w:tabs>
            <w:rPr>
              <w:rFonts w:asciiTheme="minorHAnsi" w:eastAsiaTheme="minorEastAsia" w:hAnsiTheme="minorHAnsi" w:cstheme="minorBidi"/>
              <w:noProof/>
              <w:sz w:val="28"/>
              <w:szCs w:val="22"/>
            </w:rPr>
          </w:pPr>
          <w:hyperlink w:anchor="_Toc464114016" w:history="1">
            <w:r w:rsidR="00B70D42" w:rsidRPr="00B70D42">
              <w:rPr>
                <w:rStyle w:val="a7"/>
                <w:rFonts w:hint="eastAsia"/>
                <w:noProof/>
                <w:sz w:val="28"/>
              </w:rPr>
              <w:t>第四部分</w:t>
            </w:r>
            <w:r w:rsidR="00B70D42" w:rsidRPr="00B70D42">
              <w:rPr>
                <w:rStyle w:val="a7"/>
                <w:noProof/>
                <w:sz w:val="28"/>
              </w:rPr>
              <w:t xml:space="preserve"> </w:t>
            </w:r>
            <w:r w:rsidR="00B70D42" w:rsidRPr="00B70D42">
              <w:rPr>
                <w:rStyle w:val="a7"/>
                <w:rFonts w:hint="eastAsia"/>
                <w:noProof/>
                <w:sz w:val="28"/>
              </w:rPr>
              <w:t>其他说明</w:t>
            </w:r>
            <w:r w:rsidR="00B70D42" w:rsidRPr="00B70D42">
              <w:rPr>
                <w:noProof/>
                <w:webHidden/>
                <w:sz w:val="28"/>
              </w:rPr>
              <w:tab/>
            </w:r>
            <w:r w:rsidRPr="00B70D42">
              <w:rPr>
                <w:noProof/>
                <w:webHidden/>
                <w:sz w:val="28"/>
              </w:rPr>
              <w:fldChar w:fldCharType="begin"/>
            </w:r>
            <w:r w:rsidR="00B70D42" w:rsidRPr="00B70D42">
              <w:rPr>
                <w:noProof/>
                <w:webHidden/>
                <w:sz w:val="28"/>
              </w:rPr>
              <w:instrText xml:space="preserve"> PAGEREF _Toc464114016 \h </w:instrText>
            </w:r>
            <w:r w:rsidRPr="00B70D42">
              <w:rPr>
                <w:noProof/>
                <w:webHidden/>
                <w:sz w:val="28"/>
              </w:rPr>
            </w:r>
            <w:r w:rsidRPr="00B70D42">
              <w:rPr>
                <w:noProof/>
                <w:webHidden/>
                <w:sz w:val="28"/>
              </w:rPr>
              <w:fldChar w:fldCharType="separate"/>
            </w:r>
            <w:r w:rsidR="00BD3030">
              <w:rPr>
                <w:noProof/>
                <w:webHidden/>
                <w:sz w:val="28"/>
              </w:rPr>
              <w:t>13</w:t>
            </w:r>
            <w:r w:rsidRPr="00B70D42">
              <w:rPr>
                <w:noProof/>
                <w:webHidden/>
                <w:sz w:val="28"/>
              </w:rPr>
              <w:fldChar w:fldCharType="end"/>
            </w:r>
          </w:hyperlink>
        </w:p>
        <w:p w:rsidR="003005DB" w:rsidRDefault="00E14EC0">
          <w:r>
            <w:rPr>
              <w:sz w:val="32"/>
              <w:szCs w:val="32"/>
            </w:rPr>
            <w:fldChar w:fldCharType="end"/>
          </w:r>
        </w:p>
      </w:sdtContent>
    </w:sdt>
    <w:p w:rsidR="003005DB" w:rsidRDefault="00972EE9">
      <w:pPr>
        <w:widowControl/>
        <w:jc w:val="left"/>
        <w:rPr>
          <w:rFonts w:asciiTheme="majorHAnsi" w:eastAsiaTheme="majorEastAsia" w:hAnsiTheme="majorHAnsi" w:cstheme="majorBidi"/>
          <w:b/>
          <w:bCs/>
          <w:sz w:val="32"/>
          <w:szCs w:val="32"/>
        </w:rPr>
      </w:pPr>
      <w:r>
        <w:br w:type="page"/>
      </w:r>
    </w:p>
    <w:p w:rsidR="003005DB" w:rsidRPr="00566450" w:rsidRDefault="00972EE9" w:rsidP="00566450">
      <w:pPr>
        <w:pStyle w:val="2"/>
      </w:pPr>
      <w:bookmarkStart w:id="33" w:name="_Toc464114010"/>
      <w:ins w:id="34" w:author="super" w:date="2016-10-10T04:19:00Z">
        <w:r w:rsidRPr="00566450">
          <w:rPr>
            <w:rFonts w:hint="eastAsia"/>
          </w:rPr>
          <w:lastRenderedPageBreak/>
          <w:t>第一部分</w:t>
        </w:r>
      </w:ins>
      <w:ins w:id="35" w:author="Lenovo User" w:date="2016-10-13T08:50:00Z">
        <w:r w:rsidR="00566450" w:rsidRPr="00566450">
          <w:rPr>
            <w:rFonts w:hint="eastAsia"/>
          </w:rPr>
          <w:t xml:space="preserve"> </w:t>
        </w:r>
      </w:ins>
      <w:r w:rsidRPr="00566450">
        <w:rPr>
          <w:rFonts w:hint="eastAsia"/>
        </w:rPr>
        <w:t>主要经费项目释义</w:t>
      </w:r>
      <w:bookmarkEnd w:id="33"/>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（一）办公费</w:t>
      </w:r>
    </w:p>
    <w:p w:rsidR="003005DB" w:rsidRDefault="00972EE9">
      <w:pPr>
        <w:snapToGrid w:val="0"/>
        <w:ind w:firstLineChars="200" w:firstLine="560"/>
        <w:rPr>
          <w:sz w:val="28"/>
          <w:szCs w:val="32"/>
        </w:rPr>
      </w:pPr>
      <w:r>
        <w:rPr>
          <w:rFonts w:hint="eastAsia"/>
          <w:sz w:val="28"/>
          <w:szCs w:val="32"/>
        </w:rPr>
        <w:t>反映单位购买按财务会计制度规定不符合固定资产确认标准的日常办公用品</w:t>
      </w:r>
      <w:del w:id="36" w:author="Lenovo User" w:date="2016-10-13T08:51:00Z">
        <w:r w:rsidDel="00566450">
          <w:rPr>
            <w:rFonts w:hint="eastAsia"/>
            <w:sz w:val="28"/>
            <w:szCs w:val="32"/>
          </w:rPr>
          <w:delText>、书报杂志</w:delText>
        </w:r>
      </w:del>
      <w:r>
        <w:rPr>
          <w:rFonts w:hint="eastAsia"/>
          <w:sz w:val="28"/>
          <w:szCs w:val="32"/>
        </w:rPr>
        <w:t>等支出。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（二）印刷费</w:t>
      </w:r>
    </w:p>
    <w:p w:rsidR="003005DB" w:rsidRDefault="00972EE9">
      <w:pPr>
        <w:snapToGrid w:val="0"/>
        <w:ind w:firstLineChars="200" w:firstLine="560"/>
        <w:rPr>
          <w:sz w:val="28"/>
          <w:szCs w:val="32"/>
        </w:rPr>
      </w:pPr>
      <w:r>
        <w:rPr>
          <w:rFonts w:hint="eastAsia"/>
          <w:sz w:val="28"/>
          <w:szCs w:val="32"/>
        </w:rPr>
        <w:t>反映单位的印刷费支出。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（三）咨询费</w:t>
      </w:r>
    </w:p>
    <w:p w:rsidR="003005DB" w:rsidRDefault="00972EE9">
      <w:pPr>
        <w:snapToGrid w:val="0"/>
        <w:ind w:firstLineChars="200" w:firstLine="560"/>
        <w:rPr>
          <w:sz w:val="28"/>
          <w:szCs w:val="32"/>
        </w:rPr>
      </w:pPr>
      <w:r>
        <w:rPr>
          <w:rFonts w:hint="eastAsia"/>
          <w:sz w:val="28"/>
          <w:szCs w:val="32"/>
        </w:rPr>
        <w:t>反映单位咨询方面的支出。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（四）手续费</w:t>
      </w:r>
    </w:p>
    <w:p w:rsidR="003005DB" w:rsidRDefault="00972EE9">
      <w:pPr>
        <w:snapToGrid w:val="0"/>
        <w:ind w:firstLineChars="200" w:firstLine="560"/>
        <w:rPr>
          <w:sz w:val="28"/>
          <w:szCs w:val="32"/>
        </w:rPr>
      </w:pPr>
      <w:r>
        <w:rPr>
          <w:rFonts w:hint="eastAsia"/>
          <w:sz w:val="28"/>
          <w:szCs w:val="32"/>
        </w:rPr>
        <w:t>反映单位支付的各类手续费支出。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（五）水费</w:t>
      </w:r>
    </w:p>
    <w:p w:rsidR="003005DB" w:rsidRDefault="00972EE9">
      <w:pPr>
        <w:snapToGrid w:val="0"/>
        <w:ind w:firstLineChars="200" w:firstLine="560"/>
        <w:rPr>
          <w:sz w:val="28"/>
          <w:szCs w:val="32"/>
        </w:rPr>
      </w:pPr>
      <w:r>
        <w:rPr>
          <w:rFonts w:hint="eastAsia"/>
          <w:sz w:val="28"/>
          <w:szCs w:val="32"/>
        </w:rPr>
        <w:t>反映单位支付的水费、污水处理费等支出。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（六）电费</w:t>
      </w:r>
    </w:p>
    <w:p w:rsidR="003005DB" w:rsidRDefault="00972EE9">
      <w:pPr>
        <w:snapToGrid w:val="0"/>
        <w:ind w:firstLineChars="200" w:firstLine="560"/>
        <w:rPr>
          <w:sz w:val="28"/>
          <w:szCs w:val="32"/>
        </w:rPr>
      </w:pPr>
      <w:r>
        <w:rPr>
          <w:rFonts w:hint="eastAsia"/>
          <w:sz w:val="28"/>
          <w:szCs w:val="32"/>
        </w:rPr>
        <w:t>反映单位的电费支出。</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（七）邮电费</w:t>
      </w:r>
    </w:p>
    <w:p w:rsidR="003005DB" w:rsidRDefault="00972EE9">
      <w:pPr>
        <w:snapToGrid w:val="0"/>
        <w:ind w:firstLineChars="200" w:firstLine="560"/>
        <w:rPr>
          <w:sz w:val="28"/>
          <w:szCs w:val="32"/>
        </w:rPr>
      </w:pPr>
      <w:r>
        <w:rPr>
          <w:rFonts w:hint="eastAsia"/>
          <w:sz w:val="28"/>
          <w:szCs w:val="32"/>
        </w:rPr>
        <w:t>反映单位开支的信函、包裹、货物等物品的邮寄费及电话费、电报费、传真费、网络通讯费等。</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（八）取暖费</w:t>
      </w:r>
    </w:p>
    <w:p w:rsidR="003005DB" w:rsidRDefault="00972EE9">
      <w:pPr>
        <w:snapToGrid w:val="0"/>
        <w:ind w:firstLineChars="200" w:firstLine="560"/>
        <w:rPr>
          <w:sz w:val="28"/>
          <w:szCs w:val="32"/>
        </w:rPr>
      </w:pPr>
      <w:r>
        <w:rPr>
          <w:rFonts w:hint="eastAsia"/>
          <w:sz w:val="28"/>
          <w:szCs w:val="32"/>
        </w:rPr>
        <w:t>反映单位取暖用燃料费、热力费</w:t>
      </w:r>
      <w:del w:id="37" w:author="Lenovo User" w:date="2016-10-13T08:52:00Z">
        <w:r w:rsidDel="00566450">
          <w:rPr>
            <w:rFonts w:hint="eastAsia"/>
            <w:sz w:val="28"/>
            <w:szCs w:val="32"/>
          </w:rPr>
          <w:delText>、炉具购置费、锅炉临时工的工资、节煤奖</w:delText>
        </w:r>
      </w:del>
      <w:r>
        <w:rPr>
          <w:rFonts w:hint="eastAsia"/>
          <w:sz w:val="28"/>
          <w:szCs w:val="32"/>
        </w:rPr>
        <w:t>以及由单位支付的在职职工和离退休人员宿舍取暖费等。</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（九）物业管理费</w:t>
      </w:r>
    </w:p>
    <w:p w:rsidR="003005DB" w:rsidRDefault="00972EE9">
      <w:pPr>
        <w:snapToGrid w:val="0"/>
        <w:ind w:firstLineChars="200" w:firstLine="560"/>
        <w:rPr>
          <w:sz w:val="28"/>
          <w:szCs w:val="32"/>
        </w:rPr>
      </w:pPr>
      <w:r>
        <w:rPr>
          <w:rFonts w:hint="eastAsia"/>
          <w:sz w:val="28"/>
          <w:szCs w:val="32"/>
        </w:rPr>
        <w:t>反映单位开支的办公用房、职工及离退休人员宿舍等的物业管理费，包括综合治理、绿化、卫生等方面的支出。</w:t>
      </w:r>
    </w:p>
    <w:p w:rsidR="003005DB" w:rsidRPr="00D50C24" w:rsidDel="00566450" w:rsidRDefault="00972EE9">
      <w:pPr>
        <w:snapToGrid w:val="0"/>
        <w:ind w:firstLineChars="200" w:firstLine="560"/>
        <w:rPr>
          <w:rFonts w:ascii="黑体" w:eastAsia="黑体" w:hAnsi="华文楷体"/>
          <w:sz w:val="28"/>
          <w:szCs w:val="32"/>
        </w:rPr>
      </w:pPr>
      <w:moveFromRangeStart w:id="38" w:author="Lenovo User" w:date="2016-10-13T08:55:00Z" w:name="move464112248"/>
      <w:moveFrom w:id="39" w:author="Lenovo User" w:date="2016-10-13T08:55:00Z">
        <w:r w:rsidRPr="00D50C24" w:rsidDel="00566450">
          <w:rPr>
            <w:rFonts w:ascii="黑体" w:eastAsia="黑体" w:hAnsi="华文楷体" w:hint="eastAsia"/>
            <w:sz w:val="28"/>
            <w:szCs w:val="32"/>
          </w:rPr>
          <w:t>（十）差旅费</w:t>
        </w:r>
      </w:moveFrom>
    </w:p>
    <w:p w:rsidR="00566450" w:rsidRPr="00D50C24" w:rsidRDefault="00972EE9" w:rsidP="00566450">
      <w:pPr>
        <w:snapToGrid w:val="0"/>
        <w:ind w:firstLineChars="200" w:firstLine="560"/>
        <w:rPr>
          <w:rFonts w:ascii="黑体" w:eastAsia="黑体" w:hAnsi="华文楷体"/>
          <w:sz w:val="28"/>
          <w:szCs w:val="32"/>
        </w:rPr>
      </w:pPr>
      <w:moveFrom w:id="40" w:author="Lenovo User" w:date="2016-10-13T08:55:00Z">
        <w:r w:rsidRPr="00D50C24" w:rsidDel="00566450">
          <w:rPr>
            <w:rFonts w:ascii="黑体" w:eastAsia="黑体" w:hAnsi="华文楷体" w:hint="eastAsia"/>
            <w:sz w:val="28"/>
            <w:szCs w:val="32"/>
          </w:rPr>
          <w:t>反映单位工作人员出差的住宿费、旅费、伙食补助费、杂费，干部及大中专学生调遣费，调干家属旅费补助等。</w:t>
        </w:r>
      </w:moveFrom>
      <w:moveFromRangeEnd w:id="38"/>
      <w:moveToRangeStart w:id="41" w:author="Lenovo User" w:date="2016-10-13T08:54:00Z" w:name="move464112181"/>
      <w:moveTo w:id="42" w:author="Lenovo User" w:date="2016-10-13T08:54:00Z">
        <w:r w:rsidR="00566450" w:rsidRPr="00D50C24">
          <w:rPr>
            <w:rFonts w:ascii="黑体" w:eastAsia="黑体" w:hAnsi="华文楷体" w:hint="eastAsia"/>
            <w:sz w:val="28"/>
            <w:szCs w:val="32"/>
          </w:rPr>
          <w:t>（十</w:t>
        </w:r>
        <w:del w:id="43" w:author="Lenovo User" w:date="2016-10-13T08:54:00Z">
          <w:r w:rsidR="00566450" w:rsidRPr="00D50C24" w:rsidDel="00566450">
            <w:rPr>
              <w:rFonts w:ascii="黑体" w:eastAsia="黑体" w:hAnsi="华文楷体" w:hint="eastAsia"/>
              <w:sz w:val="28"/>
              <w:szCs w:val="32"/>
            </w:rPr>
            <w:delText>四</w:delText>
          </w:r>
        </w:del>
        <w:r w:rsidR="00566450" w:rsidRPr="00D50C24">
          <w:rPr>
            <w:rFonts w:ascii="黑体" w:eastAsia="黑体" w:hAnsi="华文楷体" w:hint="eastAsia"/>
            <w:sz w:val="28"/>
            <w:szCs w:val="32"/>
          </w:rPr>
          <w:t>）会议费</w:t>
        </w:r>
      </w:moveTo>
      <w:ins w:id="44" w:author="Lenovo User" w:date="2016-10-13T08:54:00Z">
        <w:r w:rsidR="00566450" w:rsidRPr="00D50C24">
          <w:rPr>
            <w:rFonts w:ascii="黑体" w:eastAsia="黑体" w:hAnsi="华文楷体" w:hint="eastAsia"/>
            <w:sz w:val="28"/>
            <w:szCs w:val="32"/>
          </w:rPr>
          <w:t>（</w:t>
        </w:r>
      </w:ins>
      <w:ins w:id="45" w:author="Lenovo User" w:date="2016-10-13T08:55:00Z">
        <w:r w:rsidR="00566450" w:rsidRPr="00D50C24">
          <w:rPr>
            <w:rFonts w:ascii="黑体" w:eastAsia="黑体" w:hAnsi="华文楷体" w:hint="eastAsia"/>
            <w:sz w:val="28"/>
            <w:szCs w:val="32"/>
          </w:rPr>
          <w:t>三公经费</w:t>
        </w:r>
      </w:ins>
      <w:ins w:id="46" w:author="Lenovo User" w:date="2016-10-13T08:54:00Z">
        <w:r w:rsidR="00566450" w:rsidRPr="00D50C24">
          <w:rPr>
            <w:rFonts w:ascii="黑体" w:eastAsia="黑体" w:hAnsi="华文楷体" w:hint="eastAsia"/>
            <w:sz w:val="28"/>
            <w:szCs w:val="32"/>
          </w:rPr>
          <w:t>）</w:t>
        </w:r>
      </w:ins>
    </w:p>
    <w:p w:rsidR="00566450" w:rsidRDefault="00566450" w:rsidP="00566450">
      <w:pPr>
        <w:snapToGrid w:val="0"/>
        <w:ind w:firstLineChars="200" w:firstLine="560"/>
        <w:rPr>
          <w:sz w:val="28"/>
          <w:szCs w:val="32"/>
        </w:rPr>
      </w:pPr>
      <w:moveTo w:id="47" w:author="Lenovo User" w:date="2016-10-13T08:54:00Z">
        <w:r>
          <w:rPr>
            <w:rFonts w:hint="eastAsia"/>
            <w:sz w:val="28"/>
            <w:szCs w:val="32"/>
          </w:rPr>
          <w:t>反映会议中按规定开支的房租费、伙食补助费以及文件资料的印刷费、</w:t>
        </w:r>
        <w:proofErr w:type="gramStart"/>
        <w:r>
          <w:rPr>
            <w:rFonts w:hint="eastAsia"/>
            <w:sz w:val="28"/>
            <w:szCs w:val="32"/>
          </w:rPr>
          <w:t>会议场</w:t>
        </w:r>
        <w:proofErr w:type="gramEnd"/>
        <w:r>
          <w:rPr>
            <w:rFonts w:hint="eastAsia"/>
            <w:sz w:val="28"/>
            <w:szCs w:val="32"/>
          </w:rPr>
          <w:t>地租用费等。</w:t>
        </w:r>
      </w:moveTo>
    </w:p>
    <w:p w:rsidR="00566450" w:rsidRPr="00D50C24" w:rsidRDefault="00566450" w:rsidP="00566450">
      <w:pPr>
        <w:snapToGrid w:val="0"/>
        <w:ind w:firstLineChars="200" w:firstLine="560"/>
        <w:rPr>
          <w:rFonts w:ascii="黑体" w:eastAsia="黑体" w:hAnsi="华文楷体"/>
          <w:sz w:val="28"/>
          <w:szCs w:val="32"/>
        </w:rPr>
      </w:pPr>
      <w:moveToRangeStart w:id="48" w:author="Lenovo User" w:date="2016-10-13T08:54:00Z" w:name="move464112192"/>
      <w:moveToRangeEnd w:id="41"/>
      <w:moveTo w:id="49" w:author="Lenovo User" w:date="2016-10-13T08:54:00Z">
        <w:r w:rsidRPr="00D50C24">
          <w:rPr>
            <w:rFonts w:ascii="黑体" w:eastAsia="黑体" w:hAnsi="华文楷体" w:hint="eastAsia"/>
            <w:sz w:val="28"/>
            <w:szCs w:val="32"/>
          </w:rPr>
          <w:t>（十</w:t>
        </w:r>
        <w:del w:id="50" w:author="Lenovo User" w:date="2016-10-13T08:54:00Z">
          <w:r w:rsidRPr="00D50C24" w:rsidDel="00566450">
            <w:rPr>
              <w:rFonts w:ascii="黑体" w:eastAsia="黑体" w:hAnsi="华文楷体" w:hint="eastAsia"/>
              <w:sz w:val="28"/>
              <w:szCs w:val="32"/>
            </w:rPr>
            <w:delText>七</w:delText>
          </w:r>
        </w:del>
      </w:moveTo>
      <w:ins w:id="51" w:author="Lenovo User" w:date="2016-10-13T08:55:00Z">
        <w:r w:rsidRPr="00D50C24">
          <w:rPr>
            <w:rFonts w:ascii="黑体" w:eastAsia="黑体" w:hAnsi="华文楷体" w:hint="eastAsia"/>
            <w:sz w:val="28"/>
            <w:szCs w:val="32"/>
          </w:rPr>
          <w:t>一</w:t>
        </w:r>
      </w:ins>
      <w:moveTo w:id="52" w:author="Lenovo User" w:date="2016-10-13T08:54:00Z">
        <w:r w:rsidRPr="00D50C24">
          <w:rPr>
            <w:rFonts w:ascii="黑体" w:eastAsia="黑体" w:hAnsi="华文楷体" w:hint="eastAsia"/>
            <w:sz w:val="28"/>
            <w:szCs w:val="32"/>
          </w:rPr>
          <w:t>）公务接待费</w:t>
        </w:r>
      </w:moveTo>
      <w:ins w:id="53" w:author="Lenovo User" w:date="2016-10-13T08:55:00Z">
        <w:r w:rsidRPr="00D50C24">
          <w:rPr>
            <w:rFonts w:ascii="黑体" w:eastAsia="黑体" w:hAnsi="华文楷体" w:hint="eastAsia"/>
            <w:sz w:val="28"/>
            <w:szCs w:val="32"/>
          </w:rPr>
          <w:t>（三公经费）</w:t>
        </w:r>
      </w:ins>
    </w:p>
    <w:p w:rsidR="00566450" w:rsidRDefault="00566450" w:rsidP="00566450">
      <w:pPr>
        <w:snapToGrid w:val="0"/>
        <w:ind w:firstLineChars="200" w:firstLine="560"/>
        <w:rPr>
          <w:ins w:id="54" w:author="Lenovo User" w:date="2016-10-13T08:55:00Z"/>
          <w:sz w:val="28"/>
          <w:szCs w:val="32"/>
        </w:rPr>
      </w:pPr>
      <w:moveTo w:id="55" w:author="Lenovo User" w:date="2016-10-13T08:54:00Z">
        <w:r>
          <w:rPr>
            <w:rFonts w:hint="eastAsia"/>
            <w:sz w:val="28"/>
            <w:szCs w:val="32"/>
          </w:rPr>
          <w:t>反映单位按规定开支的各类公务接待（含外宾接待）费用。</w:t>
        </w:r>
      </w:moveTo>
    </w:p>
    <w:p w:rsidR="00566450" w:rsidRPr="00D50C24" w:rsidRDefault="00566450" w:rsidP="00566450">
      <w:pPr>
        <w:snapToGrid w:val="0"/>
        <w:ind w:firstLineChars="200" w:firstLine="560"/>
        <w:rPr>
          <w:ins w:id="56" w:author="Lenovo User" w:date="2016-10-13T08:55:00Z"/>
          <w:rFonts w:ascii="黑体" w:eastAsia="黑体" w:hAnsi="华文楷体"/>
          <w:sz w:val="28"/>
          <w:szCs w:val="32"/>
        </w:rPr>
      </w:pPr>
      <w:ins w:id="57" w:author="Lenovo User" w:date="2016-10-13T08:55:00Z">
        <w:r w:rsidRPr="00D50C24">
          <w:rPr>
            <w:rFonts w:ascii="黑体" w:eastAsia="黑体" w:hAnsi="华文楷体" w:hint="eastAsia"/>
            <w:sz w:val="28"/>
            <w:szCs w:val="32"/>
          </w:rPr>
          <w:t>（十二）因公出国（境）费用</w:t>
        </w:r>
      </w:ins>
    </w:p>
    <w:p w:rsidR="00566450" w:rsidRPr="00566450" w:rsidRDefault="00566450" w:rsidP="00566450">
      <w:pPr>
        <w:snapToGrid w:val="0"/>
        <w:ind w:firstLineChars="200" w:firstLine="560"/>
        <w:rPr>
          <w:sz w:val="28"/>
          <w:szCs w:val="32"/>
        </w:rPr>
      </w:pPr>
      <w:ins w:id="58" w:author="Lenovo User" w:date="2016-10-13T08:55:00Z">
        <w:r>
          <w:rPr>
            <w:rFonts w:hint="eastAsia"/>
            <w:sz w:val="28"/>
            <w:szCs w:val="32"/>
          </w:rPr>
          <w:t>反映单位工作人员公务出国</w:t>
        </w:r>
        <w:r>
          <w:rPr>
            <w:rFonts w:hint="eastAsia"/>
            <w:sz w:val="28"/>
            <w:szCs w:val="32"/>
          </w:rPr>
          <w:t>(</w:t>
        </w:r>
        <w:r>
          <w:rPr>
            <w:rFonts w:hint="eastAsia"/>
            <w:sz w:val="28"/>
            <w:szCs w:val="32"/>
          </w:rPr>
          <w:t>境</w:t>
        </w:r>
        <w:r>
          <w:rPr>
            <w:rFonts w:hint="eastAsia"/>
            <w:sz w:val="28"/>
            <w:szCs w:val="32"/>
          </w:rPr>
          <w:t>)</w:t>
        </w:r>
        <w:r>
          <w:rPr>
            <w:rFonts w:hint="eastAsia"/>
            <w:sz w:val="28"/>
            <w:szCs w:val="32"/>
          </w:rPr>
          <w:t>的住宿费、旅费、伙食补助费、杂费、培训费等支出。</w:t>
        </w:r>
      </w:ins>
    </w:p>
    <w:p w:rsidR="00566450" w:rsidRPr="00D50C24" w:rsidRDefault="00566450" w:rsidP="00566450">
      <w:pPr>
        <w:snapToGrid w:val="0"/>
        <w:ind w:firstLineChars="200" w:firstLine="560"/>
        <w:rPr>
          <w:rFonts w:ascii="黑体" w:eastAsia="黑体" w:hAnsi="华文楷体"/>
          <w:sz w:val="28"/>
          <w:szCs w:val="32"/>
        </w:rPr>
      </w:pPr>
      <w:moveToRangeStart w:id="59" w:author="Lenovo User" w:date="2016-10-13T08:54:00Z" w:name="move464112201"/>
      <w:moveToRangeEnd w:id="48"/>
      <w:moveTo w:id="60" w:author="Lenovo User" w:date="2016-10-13T08:54:00Z">
        <w:r w:rsidRPr="00D50C24">
          <w:rPr>
            <w:rFonts w:ascii="黑体" w:eastAsia="黑体" w:hAnsi="华文楷体" w:hint="eastAsia"/>
            <w:sz w:val="28"/>
            <w:szCs w:val="32"/>
          </w:rPr>
          <w:t>（十</w:t>
        </w:r>
        <w:del w:id="61" w:author="Lenovo User" w:date="2016-10-13T08:55:00Z">
          <w:r w:rsidRPr="00D50C24" w:rsidDel="00566450">
            <w:rPr>
              <w:rFonts w:ascii="黑体" w:eastAsia="黑体" w:hAnsi="华文楷体" w:hint="eastAsia"/>
              <w:sz w:val="28"/>
              <w:szCs w:val="32"/>
            </w:rPr>
            <w:delText>五</w:delText>
          </w:r>
        </w:del>
      </w:moveTo>
      <w:ins w:id="62" w:author="Lenovo User" w:date="2016-10-13T08:55:00Z">
        <w:r w:rsidRPr="00D50C24">
          <w:rPr>
            <w:rFonts w:ascii="黑体" w:eastAsia="黑体" w:hAnsi="华文楷体" w:hint="eastAsia"/>
            <w:sz w:val="28"/>
            <w:szCs w:val="32"/>
          </w:rPr>
          <w:t>三</w:t>
        </w:r>
      </w:ins>
      <w:moveTo w:id="63" w:author="Lenovo User" w:date="2016-10-13T08:54:00Z">
        <w:r w:rsidRPr="00D50C24">
          <w:rPr>
            <w:rFonts w:ascii="黑体" w:eastAsia="黑体" w:hAnsi="华文楷体" w:hint="eastAsia"/>
            <w:sz w:val="28"/>
            <w:szCs w:val="32"/>
          </w:rPr>
          <w:t>）培训费</w:t>
        </w:r>
      </w:moveTo>
    </w:p>
    <w:p w:rsidR="00566450" w:rsidRDefault="00566450" w:rsidP="00566450">
      <w:pPr>
        <w:snapToGrid w:val="0"/>
        <w:ind w:firstLineChars="200" w:firstLine="560"/>
        <w:rPr>
          <w:sz w:val="28"/>
          <w:szCs w:val="32"/>
        </w:rPr>
      </w:pPr>
      <w:moveTo w:id="64" w:author="Lenovo User" w:date="2016-10-13T08:54:00Z">
        <w:r>
          <w:rPr>
            <w:rFonts w:hint="eastAsia"/>
            <w:sz w:val="28"/>
            <w:szCs w:val="32"/>
          </w:rPr>
          <w:t>反映各类培训支出。</w:t>
        </w:r>
      </w:moveTo>
    </w:p>
    <w:p w:rsidR="00566450" w:rsidRPr="00D50C24" w:rsidRDefault="00566450" w:rsidP="00566450">
      <w:pPr>
        <w:snapToGrid w:val="0"/>
        <w:ind w:firstLineChars="200" w:firstLine="560"/>
        <w:rPr>
          <w:rFonts w:ascii="黑体" w:eastAsia="黑体" w:hAnsi="华文楷体"/>
          <w:sz w:val="28"/>
          <w:szCs w:val="32"/>
        </w:rPr>
      </w:pPr>
      <w:moveToRangeStart w:id="65" w:author="Lenovo User" w:date="2016-10-13T08:55:00Z" w:name="move464112248"/>
      <w:moveToRangeEnd w:id="59"/>
      <w:moveTo w:id="66" w:author="Lenovo User" w:date="2016-10-13T08:55:00Z">
        <w:r w:rsidRPr="00D50C24">
          <w:rPr>
            <w:rFonts w:ascii="黑体" w:eastAsia="黑体" w:hAnsi="华文楷体" w:hint="eastAsia"/>
            <w:sz w:val="28"/>
            <w:szCs w:val="32"/>
          </w:rPr>
          <w:t>（十</w:t>
        </w:r>
      </w:moveTo>
      <w:ins w:id="67" w:author="Lenovo User" w:date="2016-10-13T08:55:00Z">
        <w:r w:rsidRPr="00D50C24">
          <w:rPr>
            <w:rFonts w:ascii="黑体" w:eastAsia="黑体" w:hAnsi="华文楷体" w:hint="eastAsia"/>
            <w:sz w:val="28"/>
            <w:szCs w:val="32"/>
          </w:rPr>
          <w:t>四</w:t>
        </w:r>
      </w:ins>
      <w:moveTo w:id="68" w:author="Lenovo User" w:date="2016-10-13T08:55:00Z">
        <w:r w:rsidRPr="00D50C24">
          <w:rPr>
            <w:rFonts w:ascii="黑体" w:eastAsia="黑体" w:hAnsi="华文楷体" w:hint="eastAsia"/>
            <w:sz w:val="28"/>
            <w:szCs w:val="32"/>
          </w:rPr>
          <w:t>）差旅费</w:t>
        </w:r>
      </w:moveTo>
    </w:p>
    <w:p w:rsidR="00566450" w:rsidDel="00566450" w:rsidRDefault="00566450" w:rsidP="00566450">
      <w:pPr>
        <w:snapToGrid w:val="0"/>
        <w:ind w:firstLineChars="200" w:firstLine="560"/>
        <w:rPr>
          <w:del w:id="69" w:author="Lenovo User" w:date="2016-10-13T08:55:00Z"/>
          <w:sz w:val="28"/>
          <w:szCs w:val="32"/>
        </w:rPr>
      </w:pPr>
      <w:moveTo w:id="70" w:author="Lenovo User" w:date="2016-10-13T08:55:00Z">
        <w:r>
          <w:rPr>
            <w:rFonts w:hint="eastAsia"/>
            <w:sz w:val="28"/>
            <w:szCs w:val="32"/>
          </w:rPr>
          <w:t>反映单位工作人员出差的住宿费、旅费、伙食补助费、杂费，干部及大中专学生调遣费，调干家属旅费补助等。</w:t>
        </w:r>
      </w:moveTo>
    </w:p>
    <w:moveToRangeEnd w:id="65"/>
    <w:p w:rsidR="00E76C11" w:rsidRDefault="00E76C11">
      <w:pPr>
        <w:snapToGrid w:val="0"/>
        <w:ind w:firstLineChars="200" w:firstLine="560"/>
        <w:rPr>
          <w:sz w:val="28"/>
          <w:szCs w:val="32"/>
        </w:rPr>
      </w:pPr>
    </w:p>
    <w:p w:rsidR="003005DB" w:rsidRPr="00D50C24" w:rsidDel="00566450" w:rsidRDefault="00972EE9">
      <w:pPr>
        <w:snapToGrid w:val="0"/>
        <w:ind w:firstLineChars="200" w:firstLine="560"/>
        <w:rPr>
          <w:del w:id="71" w:author="Lenovo User" w:date="2016-10-13T08:55:00Z"/>
          <w:rFonts w:ascii="黑体" w:eastAsia="黑体" w:hAnsi="华文楷体"/>
          <w:sz w:val="28"/>
          <w:szCs w:val="32"/>
        </w:rPr>
      </w:pPr>
      <w:del w:id="72" w:author="Lenovo User" w:date="2016-10-13T08:55:00Z">
        <w:r w:rsidRPr="00D50C24" w:rsidDel="00566450">
          <w:rPr>
            <w:rFonts w:ascii="黑体" w:eastAsia="黑体" w:hAnsi="华文楷体" w:hint="eastAsia"/>
            <w:sz w:val="28"/>
            <w:szCs w:val="32"/>
          </w:rPr>
          <w:lastRenderedPageBreak/>
          <w:delText>（十一）因公出国（境）费用</w:delText>
        </w:r>
      </w:del>
    </w:p>
    <w:p w:rsidR="003005DB" w:rsidRPr="00D50C24" w:rsidDel="00566450" w:rsidRDefault="00972EE9">
      <w:pPr>
        <w:snapToGrid w:val="0"/>
        <w:ind w:firstLineChars="200" w:firstLine="560"/>
        <w:rPr>
          <w:del w:id="73" w:author="Lenovo User" w:date="2016-10-13T08:55:00Z"/>
          <w:rFonts w:ascii="黑体" w:eastAsia="黑体" w:hAnsi="华文楷体"/>
          <w:sz w:val="28"/>
          <w:szCs w:val="32"/>
        </w:rPr>
      </w:pPr>
      <w:del w:id="74" w:author="Lenovo User" w:date="2016-10-13T08:55:00Z">
        <w:r w:rsidRPr="00D50C24" w:rsidDel="00566450">
          <w:rPr>
            <w:rFonts w:ascii="黑体" w:eastAsia="黑体" w:hAnsi="华文楷体" w:hint="eastAsia"/>
            <w:sz w:val="28"/>
            <w:szCs w:val="32"/>
          </w:rPr>
          <w:delText>反映单位工作人员公务出国(境)的住宿费、旅费、伙食补助费、杂费、培训费等支出。</w:delText>
        </w:r>
      </w:del>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w:t>
      </w:r>
      <w:del w:id="75" w:author="Lenovo User" w:date="2016-10-13T08:55:00Z">
        <w:r w:rsidRPr="00D50C24" w:rsidDel="00566450">
          <w:rPr>
            <w:rFonts w:ascii="黑体" w:eastAsia="黑体" w:hAnsi="华文楷体" w:hint="eastAsia"/>
            <w:sz w:val="28"/>
            <w:szCs w:val="32"/>
          </w:rPr>
          <w:delText>十二</w:delText>
        </w:r>
      </w:del>
      <w:ins w:id="76" w:author="Lenovo User" w:date="2016-10-13T08:55:00Z">
        <w:r w:rsidR="00566450" w:rsidRPr="00D50C24">
          <w:rPr>
            <w:rFonts w:ascii="黑体" w:eastAsia="黑体" w:hAnsi="华文楷体" w:hint="eastAsia"/>
            <w:sz w:val="28"/>
            <w:szCs w:val="32"/>
          </w:rPr>
          <w:t>十五</w:t>
        </w:r>
      </w:ins>
      <w:r w:rsidRPr="00D50C24">
        <w:rPr>
          <w:rFonts w:ascii="黑体" w:eastAsia="黑体" w:hAnsi="华文楷体" w:hint="eastAsia"/>
          <w:sz w:val="28"/>
          <w:szCs w:val="32"/>
        </w:rPr>
        <w:t>）维修（护）费</w:t>
      </w:r>
    </w:p>
    <w:p w:rsidR="003005DB" w:rsidRDefault="00972EE9">
      <w:pPr>
        <w:snapToGrid w:val="0"/>
        <w:ind w:firstLineChars="200" w:firstLine="560"/>
        <w:rPr>
          <w:sz w:val="28"/>
          <w:szCs w:val="32"/>
        </w:rPr>
      </w:pPr>
      <w:r>
        <w:rPr>
          <w:rFonts w:hint="eastAsia"/>
          <w:sz w:val="28"/>
          <w:szCs w:val="32"/>
        </w:rPr>
        <w:t>反映单位日常开支的固定资产（不包括车船等交通工具）修理和维护费用，网络信息系统运行与维护费用</w:t>
      </w:r>
      <w:del w:id="77" w:author="Lenovo User" w:date="2016-10-13T08:53:00Z">
        <w:r w:rsidDel="00566450">
          <w:rPr>
            <w:rFonts w:hint="eastAsia"/>
            <w:sz w:val="28"/>
            <w:szCs w:val="32"/>
          </w:rPr>
          <w:delText>，以及按规定提取的修购基金</w:delText>
        </w:r>
      </w:del>
      <w:r>
        <w:rPr>
          <w:rFonts w:hint="eastAsia"/>
          <w:sz w:val="28"/>
          <w:szCs w:val="32"/>
        </w:rPr>
        <w:t>。</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w:t>
      </w:r>
      <w:del w:id="78" w:author="Lenovo User" w:date="2016-10-13T08:55:00Z">
        <w:r w:rsidRPr="00D50C24" w:rsidDel="00566450">
          <w:rPr>
            <w:rFonts w:ascii="黑体" w:eastAsia="黑体" w:hAnsi="华文楷体" w:hint="eastAsia"/>
            <w:sz w:val="28"/>
            <w:szCs w:val="32"/>
          </w:rPr>
          <w:delText>十三</w:delText>
        </w:r>
      </w:del>
      <w:ins w:id="79" w:author="Lenovo User" w:date="2016-10-13T08:55:00Z">
        <w:r w:rsidR="00566450" w:rsidRPr="00D50C24">
          <w:rPr>
            <w:rFonts w:ascii="黑体" w:eastAsia="黑体" w:hAnsi="华文楷体" w:hint="eastAsia"/>
            <w:sz w:val="28"/>
            <w:szCs w:val="32"/>
          </w:rPr>
          <w:t>十六</w:t>
        </w:r>
      </w:ins>
      <w:r w:rsidRPr="00D50C24">
        <w:rPr>
          <w:rFonts w:ascii="黑体" w:eastAsia="黑体" w:hAnsi="华文楷体" w:hint="eastAsia"/>
          <w:sz w:val="28"/>
          <w:szCs w:val="32"/>
        </w:rPr>
        <w:t>）租赁费</w:t>
      </w:r>
    </w:p>
    <w:p w:rsidR="003005DB" w:rsidRDefault="00972EE9">
      <w:pPr>
        <w:snapToGrid w:val="0"/>
        <w:ind w:firstLineChars="200" w:firstLine="560"/>
        <w:rPr>
          <w:sz w:val="28"/>
          <w:szCs w:val="32"/>
        </w:rPr>
      </w:pPr>
      <w:r>
        <w:rPr>
          <w:rFonts w:hint="eastAsia"/>
          <w:sz w:val="28"/>
          <w:szCs w:val="32"/>
        </w:rPr>
        <w:t>反映租赁办公用房、宿舍、专用通讯网以及其他设备等方面的费用。</w:t>
      </w:r>
    </w:p>
    <w:p w:rsidR="003005DB" w:rsidRPr="00D50C24" w:rsidDel="00566450" w:rsidRDefault="00972EE9">
      <w:pPr>
        <w:snapToGrid w:val="0"/>
        <w:ind w:firstLineChars="200" w:firstLine="560"/>
        <w:rPr>
          <w:rFonts w:ascii="黑体" w:eastAsia="黑体" w:hAnsi="华文楷体"/>
          <w:sz w:val="28"/>
          <w:szCs w:val="32"/>
        </w:rPr>
      </w:pPr>
      <w:moveFromRangeStart w:id="80" w:author="Lenovo User" w:date="2016-10-13T08:54:00Z" w:name="move464112181"/>
      <w:moveFrom w:id="81" w:author="Lenovo User" w:date="2016-10-13T08:54:00Z">
        <w:r w:rsidRPr="00D50C24" w:rsidDel="00566450">
          <w:rPr>
            <w:rFonts w:ascii="黑体" w:eastAsia="黑体" w:hAnsi="华文楷体" w:hint="eastAsia"/>
            <w:sz w:val="28"/>
            <w:szCs w:val="32"/>
          </w:rPr>
          <w:t>（十四）会议费</w:t>
        </w:r>
      </w:moveFrom>
    </w:p>
    <w:p w:rsidR="003005DB" w:rsidRPr="00D50C24" w:rsidDel="00566450" w:rsidRDefault="00972EE9">
      <w:pPr>
        <w:snapToGrid w:val="0"/>
        <w:ind w:firstLineChars="200" w:firstLine="560"/>
        <w:rPr>
          <w:rFonts w:ascii="黑体" w:eastAsia="黑体" w:hAnsi="华文楷体"/>
          <w:sz w:val="28"/>
          <w:szCs w:val="32"/>
        </w:rPr>
      </w:pPr>
      <w:moveFrom w:id="82" w:author="Lenovo User" w:date="2016-10-13T08:54:00Z">
        <w:r w:rsidRPr="00D50C24" w:rsidDel="00566450">
          <w:rPr>
            <w:rFonts w:ascii="黑体" w:eastAsia="黑体" w:hAnsi="华文楷体" w:hint="eastAsia"/>
            <w:sz w:val="28"/>
            <w:szCs w:val="32"/>
          </w:rPr>
          <w:t>反映会议中按规定开支的房租费、伙食补助费以及文件资料的印刷费、会议场地租用费等。</w:t>
        </w:r>
      </w:moveFrom>
    </w:p>
    <w:p w:rsidR="003005DB" w:rsidRPr="00D50C24" w:rsidDel="00566450" w:rsidRDefault="00972EE9">
      <w:pPr>
        <w:snapToGrid w:val="0"/>
        <w:ind w:firstLineChars="200" w:firstLine="560"/>
        <w:rPr>
          <w:rFonts w:ascii="黑体" w:eastAsia="黑体" w:hAnsi="华文楷体"/>
          <w:sz w:val="28"/>
          <w:szCs w:val="32"/>
        </w:rPr>
      </w:pPr>
      <w:moveFromRangeStart w:id="83" w:author="Lenovo User" w:date="2016-10-13T08:54:00Z" w:name="move464112201"/>
      <w:moveFromRangeEnd w:id="80"/>
      <w:moveFrom w:id="84" w:author="Lenovo User" w:date="2016-10-13T08:54:00Z">
        <w:r w:rsidRPr="00D50C24" w:rsidDel="00566450">
          <w:rPr>
            <w:rFonts w:ascii="黑体" w:eastAsia="黑体" w:hAnsi="华文楷体" w:hint="eastAsia"/>
            <w:sz w:val="28"/>
            <w:szCs w:val="32"/>
          </w:rPr>
          <w:t>（十五）培训费</w:t>
        </w:r>
      </w:moveFrom>
    </w:p>
    <w:p w:rsidR="003005DB" w:rsidRPr="00D50C24" w:rsidDel="00566450" w:rsidRDefault="00972EE9">
      <w:pPr>
        <w:snapToGrid w:val="0"/>
        <w:ind w:firstLineChars="200" w:firstLine="560"/>
        <w:rPr>
          <w:rFonts w:ascii="黑体" w:eastAsia="黑体" w:hAnsi="华文楷体"/>
          <w:sz w:val="28"/>
          <w:szCs w:val="32"/>
        </w:rPr>
      </w:pPr>
      <w:moveFrom w:id="85" w:author="Lenovo User" w:date="2016-10-13T08:54:00Z">
        <w:r w:rsidRPr="00D50C24" w:rsidDel="00566450">
          <w:rPr>
            <w:rFonts w:ascii="黑体" w:eastAsia="黑体" w:hAnsi="华文楷体" w:hint="eastAsia"/>
            <w:sz w:val="28"/>
            <w:szCs w:val="32"/>
          </w:rPr>
          <w:t>反映各类培训支出。</w:t>
        </w:r>
      </w:moveFrom>
    </w:p>
    <w:p w:rsidR="003005DB" w:rsidRPr="00D50C24" w:rsidDel="00566450" w:rsidRDefault="00972EE9">
      <w:pPr>
        <w:snapToGrid w:val="0"/>
        <w:ind w:firstLineChars="200" w:firstLine="560"/>
        <w:rPr>
          <w:rFonts w:ascii="黑体" w:eastAsia="黑体" w:hAnsi="华文楷体"/>
          <w:sz w:val="28"/>
          <w:szCs w:val="32"/>
        </w:rPr>
      </w:pPr>
      <w:moveFromRangeStart w:id="86" w:author="Lenovo User" w:date="2016-10-13T08:54:00Z" w:name="move464112192"/>
      <w:moveFromRangeEnd w:id="83"/>
      <w:moveFrom w:id="87" w:author="Lenovo User" w:date="2016-10-13T08:54:00Z">
        <w:r w:rsidRPr="00D50C24" w:rsidDel="00566450">
          <w:rPr>
            <w:rFonts w:ascii="黑体" w:eastAsia="黑体" w:hAnsi="华文楷体" w:hint="eastAsia"/>
            <w:sz w:val="28"/>
            <w:szCs w:val="32"/>
          </w:rPr>
          <w:t>（十七）公务接待费</w:t>
        </w:r>
      </w:moveFrom>
    </w:p>
    <w:p w:rsidR="003005DB" w:rsidRPr="00D50C24" w:rsidDel="00566450" w:rsidRDefault="00972EE9">
      <w:pPr>
        <w:snapToGrid w:val="0"/>
        <w:ind w:firstLineChars="200" w:firstLine="560"/>
        <w:rPr>
          <w:rFonts w:ascii="黑体" w:eastAsia="黑体" w:hAnsi="华文楷体"/>
          <w:sz w:val="28"/>
          <w:szCs w:val="32"/>
        </w:rPr>
      </w:pPr>
      <w:moveFrom w:id="88" w:author="Lenovo User" w:date="2016-10-13T08:54:00Z">
        <w:r w:rsidRPr="00D50C24" w:rsidDel="00566450">
          <w:rPr>
            <w:rFonts w:ascii="黑体" w:eastAsia="黑体" w:hAnsi="华文楷体" w:hint="eastAsia"/>
            <w:sz w:val="28"/>
            <w:szCs w:val="32"/>
          </w:rPr>
          <w:t>反映单位按规定开支的各类公务接待（含外宾接待）费用。</w:t>
        </w:r>
      </w:moveFrom>
    </w:p>
    <w:moveFromRangeEnd w:id="86"/>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w:t>
      </w:r>
      <w:del w:id="89" w:author="Lenovo User" w:date="2016-10-13T08:55:00Z">
        <w:r w:rsidRPr="00D50C24" w:rsidDel="00566450">
          <w:rPr>
            <w:rFonts w:ascii="黑体" w:eastAsia="黑体" w:hAnsi="华文楷体" w:hint="eastAsia"/>
            <w:sz w:val="28"/>
            <w:szCs w:val="32"/>
          </w:rPr>
          <w:delText>十八</w:delText>
        </w:r>
      </w:del>
      <w:ins w:id="90" w:author="Lenovo User" w:date="2016-10-13T08:55:00Z">
        <w:r w:rsidR="00566450" w:rsidRPr="00D50C24">
          <w:rPr>
            <w:rFonts w:ascii="黑体" w:eastAsia="黑体" w:hAnsi="华文楷体" w:hint="eastAsia"/>
            <w:sz w:val="28"/>
            <w:szCs w:val="32"/>
          </w:rPr>
          <w:t>十七</w:t>
        </w:r>
      </w:ins>
      <w:r w:rsidRPr="00D50C24">
        <w:rPr>
          <w:rFonts w:ascii="黑体" w:eastAsia="黑体" w:hAnsi="华文楷体" w:hint="eastAsia"/>
          <w:sz w:val="28"/>
          <w:szCs w:val="32"/>
        </w:rPr>
        <w:t>）专用</w:t>
      </w:r>
      <w:del w:id="91" w:author="Lenovo User" w:date="2016-10-13T08:52:00Z">
        <w:r w:rsidRPr="00D50C24" w:rsidDel="00566450">
          <w:rPr>
            <w:rFonts w:ascii="黑体" w:eastAsia="黑体" w:hAnsi="华文楷体" w:hint="eastAsia"/>
            <w:sz w:val="28"/>
            <w:szCs w:val="32"/>
          </w:rPr>
          <w:delText>接待</w:delText>
        </w:r>
      </w:del>
      <w:ins w:id="92" w:author="Lenovo User" w:date="2016-10-13T08:52:00Z">
        <w:r w:rsidR="00566450" w:rsidRPr="00D50C24">
          <w:rPr>
            <w:rFonts w:ascii="黑体" w:eastAsia="黑体" w:hAnsi="华文楷体" w:hint="eastAsia"/>
            <w:sz w:val="28"/>
            <w:szCs w:val="32"/>
          </w:rPr>
          <w:t>材料</w:t>
        </w:r>
      </w:ins>
      <w:r w:rsidRPr="00D50C24">
        <w:rPr>
          <w:rFonts w:ascii="黑体" w:eastAsia="黑体" w:hAnsi="华文楷体" w:hint="eastAsia"/>
          <w:sz w:val="28"/>
          <w:szCs w:val="32"/>
        </w:rPr>
        <w:t>费</w:t>
      </w:r>
    </w:p>
    <w:p w:rsidR="003005DB" w:rsidRDefault="00972EE9">
      <w:pPr>
        <w:snapToGrid w:val="0"/>
        <w:ind w:firstLineChars="200" w:firstLine="560"/>
        <w:rPr>
          <w:sz w:val="28"/>
          <w:szCs w:val="32"/>
        </w:rPr>
      </w:pPr>
      <w:r>
        <w:rPr>
          <w:rFonts w:hint="eastAsia"/>
          <w:sz w:val="28"/>
          <w:szCs w:val="32"/>
        </w:rPr>
        <w:t>反映单位购买日常专用材料的支出。具体包括药品及医疗耗材</w:t>
      </w:r>
      <w:del w:id="93" w:author="Lenovo User" w:date="2016-10-13T08:53:00Z">
        <w:r w:rsidDel="00566450">
          <w:rPr>
            <w:rFonts w:hint="eastAsia"/>
            <w:sz w:val="28"/>
            <w:szCs w:val="32"/>
          </w:rPr>
          <w:delText>，农用材料，兽医用品，实验室用品，专用服装，消耗性体育用品，专用工具和仪器，艺术部门专用材料和用品，广播电视台发射台发射机的电力、材料</w:delText>
        </w:r>
      </w:del>
      <w:r>
        <w:rPr>
          <w:rFonts w:hint="eastAsia"/>
          <w:sz w:val="28"/>
          <w:szCs w:val="32"/>
        </w:rPr>
        <w:t>等方面的支出。</w:t>
      </w:r>
    </w:p>
    <w:p w:rsidR="003005DB" w:rsidRPr="00D50C24" w:rsidDel="00566450" w:rsidRDefault="00972EE9">
      <w:pPr>
        <w:snapToGrid w:val="0"/>
        <w:ind w:firstLineChars="200" w:firstLine="560"/>
        <w:rPr>
          <w:del w:id="94" w:author="Lenovo User" w:date="2016-10-13T08:53:00Z"/>
          <w:rFonts w:ascii="黑体" w:eastAsia="黑体" w:hAnsi="华文楷体"/>
          <w:sz w:val="28"/>
          <w:szCs w:val="32"/>
        </w:rPr>
      </w:pPr>
      <w:del w:id="95" w:author="Lenovo User" w:date="2016-10-13T08:53:00Z">
        <w:r w:rsidRPr="00D50C24" w:rsidDel="00566450">
          <w:rPr>
            <w:rFonts w:ascii="黑体" w:eastAsia="黑体" w:hAnsi="华文楷体" w:hint="eastAsia"/>
            <w:sz w:val="28"/>
            <w:szCs w:val="32"/>
          </w:rPr>
          <w:delText>（十九）专用燃料费</w:delText>
        </w:r>
      </w:del>
    </w:p>
    <w:p w:rsidR="003005DB" w:rsidRPr="00D50C24" w:rsidDel="00566450" w:rsidRDefault="00972EE9">
      <w:pPr>
        <w:snapToGrid w:val="0"/>
        <w:ind w:firstLineChars="200" w:firstLine="560"/>
        <w:rPr>
          <w:del w:id="96" w:author="Lenovo User" w:date="2016-10-13T08:53:00Z"/>
          <w:rFonts w:ascii="黑体" w:eastAsia="黑体" w:hAnsi="华文楷体"/>
          <w:sz w:val="28"/>
          <w:szCs w:val="32"/>
        </w:rPr>
      </w:pPr>
      <w:del w:id="97" w:author="Lenovo User" w:date="2016-10-13T08:53:00Z">
        <w:r w:rsidRPr="00D50C24" w:rsidDel="00566450">
          <w:rPr>
            <w:rFonts w:ascii="黑体" w:eastAsia="黑体" w:hAnsi="华文楷体" w:hint="eastAsia"/>
            <w:sz w:val="28"/>
            <w:szCs w:val="32"/>
          </w:rPr>
          <w:delText>反映用作业务工作设备的车、船设施等的油料支出。</w:delText>
        </w:r>
      </w:del>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w:t>
      </w:r>
      <w:del w:id="98" w:author="Lenovo User" w:date="2016-10-13T08:56:00Z">
        <w:r w:rsidRPr="00D50C24" w:rsidDel="00566450">
          <w:rPr>
            <w:rFonts w:ascii="黑体" w:eastAsia="黑体" w:hAnsi="华文楷体" w:hint="eastAsia"/>
            <w:sz w:val="28"/>
            <w:szCs w:val="32"/>
          </w:rPr>
          <w:delText>二十</w:delText>
        </w:r>
      </w:del>
      <w:ins w:id="99" w:author="Lenovo User" w:date="2016-10-13T08:56:00Z">
        <w:r w:rsidR="00566450" w:rsidRPr="00D50C24">
          <w:rPr>
            <w:rFonts w:ascii="黑体" w:eastAsia="黑体" w:hAnsi="华文楷体" w:hint="eastAsia"/>
            <w:sz w:val="28"/>
            <w:szCs w:val="32"/>
          </w:rPr>
          <w:t>十八</w:t>
        </w:r>
      </w:ins>
      <w:r w:rsidRPr="00D50C24">
        <w:rPr>
          <w:rFonts w:ascii="黑体" w:eastAsia="黑体" w:hAnsi="华文楷体" w:hint="eastAsia"/>
          <w:sz w:val="28"/>
          <w:szCs w:val="32"/>
        </w:rPr>
        <w:t>）劳务费</w:t>
      </w:r>
    </w:p>
    <w:p w:rsidR="003005DB" w:rsidRDefault="00972EE9">
      <w:pPr>
        <w:snapToGrid w:val="0"/>
        <w:ind w:firstLineChars="200" w:firstLine="560"/>
        <w:rPr>
          <w:sz w:val="28"/>
          <w:szCs w:val="32"/>
        </w:rPr>
      </w:pPr>
      <w:r>
        <w:rPr>
          <w:rFonts w:hint="eastAsia"/>
          <w:sz w:val="28"/>
          <w:szCs w:val="32"/>
        </w:rPr>
        <w:t xml:space="preserve"> </w:t>
      </w:r>
      <w:r>
        <w:rPr>
          <w:rFonts w:hint="eastAsia"/>
          <w:sz w:val="28"/>
          <w:szCs w:val="32"/>
        </w:rPr>
        <w:t>反映支付给单位和个人的劳务费用，如临时聘用人员、钟点工工资，稿费、翻译费，评审费等。</w:t>
      </w:r>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w:t>
      </w:r>
      <w:del w:id="100" w:author="Lenovo User" w:date="2016-10-13T08:56:00Z">
        <w:r w:rsidRPr="00D50C24" w:rsidDel="00566450">
          <w:rPr>
            <w:rFonts w:ascii="黑体" w:eastAsia="黑体" w:hAnsi="华文楷体" w:hint="eastAsia"/>
            <w:sz w:val="28"/>
            <w:szCs w:val="32"/>
          </w:rPr>
          <w:delText>二十一</w:delText>
        </w:r>
      </w:del>
      <w:ins w:id="101" w:author="Lenovo User" w:date="2016-10-13T08:56:00Z">
        <w:r w:rsidR="00566450" w:rsidRPr="00D50C24">
          <w:rPr>
            <w:rFonts w:ascii="黑体" w:eastAsia="黑体" w:hAnsi="华文楷体" w:hint="eastAsia"/>
            <w:sz w:val="28"/>
            <w:szCs w:val="32"/>
          </w:rPr>
          <w:t>十九</w:t>
        </w:r>
      </w:ins>
      <w:r w:rsidRPr="00D50C24">
        <w:rPr>
          <w:rFonts w:ascii="黑体" w:eastAsia="黑体" w:hAnsi="华文楷体" w:hint="eastAsia"/>
          <w:sz w:val="28"/>
          <w:szCs w:val="32"/>
        </w:rPr>
        <w:t>）委托业务费</w:t>
      </w:r>
    </w:p>
    <w:p w:rsidR="003005DB" w:rsidRDefault="00972EE9">
      <w:pPr>
        <w:snapToGrid w:val="0"/>
        <w:ind w:firstLineChars="200" w:firstLine="560"/>
        <w:rPr>
          <w:sz w:val="28"/>
          <w:szCs w:val="32"/>
        </w:rPr>
      </w:pPr>
      <w:r>
        <w:rPr>
          <w:rFonts w:hint="eastAsia"/>
          <w:sz w:val="28"/>
          <w:szCs w:val="32"/>
        </w:rPr>
        <w:t>反映因委托外单位办理业务而支付的委托业务费。</w:t>
      </w:r>
    </w:p>
    <w:p w:rsidR="003005DB" w:rsidRPr="00D50C24" w:rsidDel="00566450" w:rsidRDefault="00972EE9">
      <w:pPr>
        <w:snapToGrid w:val="0"/>
        <w:ind w:firstLineChars="200" w:firstLine="560"/>
        <w:rPr>
          <w:del w:id="102" w:author="Lenovo User" w:date="2016-10-13T08:53:00Z"/>
          <w:rFonts w:ascii="黑体" w:eastAsia="黑体" w:hAnsi="华文楷体"/>
          <w:sz w:val="28"/>
          <w:szCs w:val="32"/>
        </w:rPr>
      </w:pPr>
      <w:del w:id="103" w:author="Lenovo User" w:date="2016-10-13T08:53:00Z">
        <w:r w:rsidRPr="00D50C24" w:rsidDel="00566450">
          <w:rPr>
            <w:rFonts w:ascii="黑体" w:eastAsia="黑体" w:hAnsi="华文楷体" w:hint="eastAsia"/>
            <w:sz w:val="28"/>
            <w:szCs w:val="32"/>
          </w:rPr>
          <w:delText>（二十二）工会经费</w:delText>
        </w:r>
      </w:del>
    </w:p>
    <w:p w:rsidR="003005DB" w:rsidRPr="00D50C24" w:rsidDel="00566450" w:rsidRDefault="00972EE9">
      <w:pPr>
        <w:snapToGrid w:val="0"/>
        <w:ind w:firstLineChars="200" w:firstLine="560"/>
        <w:rPr>
          <w:del w:id="104" w:author="Lenovo User" w:date="2016-10-13T08:53:00Z"/>
          <w:rFonts w:ascii="黑体" w:eastAsia="黑体" w:hAnsi="华文楷体"/>
          <w:sz w:val="28"/>
          <w:szCs w:val="32"/>
        </w:rPr>
      </w:pPr>
      <w:del w:id="105" w:author="Lenovo User" w:date="2016-10-13T08:53:00Z">
        <w:r w:rsidRPr="00D50C24" w:rsidDel="00566450">
          <w:rPr>
            <w:rFonts w:ascii="黑体" w:eastAsia="黑体" w:hAnsi="华文楷体" w:hint="eastAsia"/>
            <w:sz w:val="28"/>
            <w:szCs w:val="32"/>
          </w:rPr>
          <w:delText>反映单位按规定提取的工会经费。</w:delText>
        </w:r>
      </w:del>
    </w:p>
    <w:p w:rsidR="003005DB" w:rsidRPr="00D50C24" w:rsidDel="00566450" w:rsidRDefault="00972EE9">
      <w:pPr>
        <w:snapToGrid w:val="0"/>
        <w:ind w:firstLineChars="200" w:firstLine="560"/>
        <w:rPr>
          <w:del w:id="106" w:author="Lenovo User" w:date="2016-10-13T08:53:00Z"/>
          <w:rFonts w:ascii="黑体" w:eastAsia="黑体" w:hAnsi="华文楷体"/>
          <w:sz w:val="28"/>
          <w:szCs w:val="32"/>
        </w:rPr>
      </w:pPr>
      <w:del w:id="107" w:author="Lenovo User" w:date="2016-10-13T08:53:00Z">
        <w:r w:rsidRPr="00D50C24" w:rsidDel="00566450">
          <w:rPr>
            <w:rFonts w:ascii="黑体" w:eastAsia="黑体" w:hAnsi="华文楷体" w:hint="eastAsia"/>
            <w:sz w:val="28"/>
            <w:szCs w:val="32"/>
          </w:rPr>
          <w:delText>（二十三）福利费</w:delText>
        </w:r>
      </w:del>
    </w:p>
    <w:p w:rsidR="003005DB" w:rsidRPr="00D50C24" w:rsidDel="00566450" w:rsidRDefault="00972EE9">
      <w:pPr>
        <w:snapToGrid w:val="0"/>
        <w:ind w:firstLineChars="200" w:firstLine="560"/>
        <w:rPr>
          <w:del w:id="108" w:author="Lenovo User" w:date="2016-10-13T08:53:00Z"/>
          <w:rFonts w:ascii="黑体" w:eastAsia="黑体" w:hAnsi="华文楷体"/>
          <w:sz w:val="28"/>
          <w:szCs w:val="32"/>
        </w:rPr>
      </w:pPr>
      <w:del w:id="109" w:author="Lenovo User" w:date="2016-10-13T08:53:00Z">
        <w:r w:rsidRPr="00D50C24" w:rsidDel="00566450">
          <w:rPr>
            <w:rFonts w:ascii="黑体" w:eastAsia="黑体" w:hAnsi="华文楷体" w:hint="eastAsia"/>
            <w:sz w:val="28"/>
            <w:szCs w:val="32"/>
          </w:rPr>
          <w:delText>反映单位按规定提取的福利费。</w:delText>
        </w:r>
      </w:del>
    </w:p>
    <w:p w:rsidR="003005DB" w:rsidRPr="00D50C24" w:rsidRDefault="00972EE9">
      <w:pPr>
        <w:snapToGrid w:val="0"/>
        <w:ind w:firstLineChars="200" w:firstLine="560"/>
        <w:rPr>
          <w:rFonts w:ascii="黑体" w:eastAsia="黑体" w:hAnsi="华文楷体"/>
          <w:sz w:val="28"/>
          <w:szCs w:val="32"/>
        </w:rPr>
      </w:pPr>
      <w:r w:rsidRPr="00D50C24">
        <w:rPr>
          <w:rFonts w:ascii="黑体" w:eastAsia="黑体" w:hAnsi="华文楷体" w:hint="eastAsia"/>
          <w:sz w:val="28"/>
          <w:szCs w:val="32"/>
        </w:rPr>
        <w:t>（二十</w:t>
      </w:r>
      <w:del w:id="110" w:author="Lenovo User" w:date="2016-10-13T08:56:00Z">
        <w:r w:rsidRPr="00D50C24" w:rsidDel="00566450">
          <w:rPr>
            <w:rFonts w:ascii="黑体" w:eastAsia="黑体" w:hAnsi="华文楷体" w:hint="eastAsia"/>
            <w:sz w:val="28"/>
            <w:szCs w:val="32"/>
          </w:rPr>
          <w:delText>四</w:delText>
        </w:r>
      </w:del>
      <w:r w:rsidRPr="00D50C24">
        <w:rPr>
          <w:rFonts w:ascii="黑体" w:eastAsia="黑体" w:hAnsi="华文楷体" w:hint="eastAsia"/>
          <w:sz w:val="28"/>
          <w:szCs w:val="32"/>
        </w:rPr>
        <w:t>）公务用车运行维护费</w:t>
      </w:r>
    </w:p>
    <w:p w:rsidR="003005DB" w:rsidRDefault="00972EE9">
      <w:pPr>
        <w:snapToGrid w:val="0"/>
        <w:ind w:firstLineChars="200" w:firstLine="560"/>
        <w:rPr>
          <w:sz w:val="28"/>
          <w:szCs w:val="32"/>
        </w:rPr>
      </w:pPr>
      <w:r>
        <w:rPr>
          <w:rFonts w:hint="eastAsia"/>
          <w:sz w:val="28"/>
          <w:szCs w:val="32"/>
        </w:rPr>
        <w:t>反映公务用车租用费、燃料费、维修费、过桥过路费、保险费、安全奖励费用等支出。</w:t>
      </w:r>
    </w:p>
    <w:p w:rsidR="003005DB" w:rsidRDefault="00972EE9">
      <w:pPr>
        <w:widowControl/>
        <w:jc w:val="left"/>
        <w:rPr>
          <w:rFonts w:asciiTheme="majorHAnsi" w:eastAsiaTheme="majorEastAsia" w:hAnsiTheme="majorHAnsi" w:cstheme="majorBidi"/>
          <w:b/>
          <w:bCs/>
          <w:sz w:val="32"/>
          <w:szCs w:val="32"/>
        </w:rPr>
      </w:pPr>
      <w:r>
        <w:br w:type="page"/>
      </w:r>
    </w:p>
    <w:p w:rsidR="00000000" w:rsidRDefault="00972EE9">
      <w:pPr>
        <w:pStyle w:val="2"/>
        <w:rPr>
          <w:ins w:id="111" w:author="super" w:date="2016-10-10T04:20:00Z"/>
        </w:rPr>
        <w:pPrChange w:id="112" w:author="Lenovo User" w:date="2016-10-13T08:56:00Z">
          <w:pPr>
            <w:pStyle w:val="2"/>
            <w:snapToGrid w:val="0"/>
            <w:spacing w:line="240" w:lineRule="auto"/>
          </w:pPr>
        </w:pPrChange>
      </w:pPr>
      <w:bookmarkStart w:id="113" w:name="_Toc464114011"/>
      <w:ins w:id="114" w:author="super" w:date="2016-10-10T04:19:00Z">
        <w:r w:rsidRPr="00566450">
          <w:rPr>
            <w:rFonts w:hint="eastAsia"/>
          </w:rPr>
          <w:lastRenderedPageBreak/>
          <w:t>第二部分</w:t>
        </w:r>
        <w:r w:rsidRPr="00566450">
          <w:rPr>
            <w:rFonts w:hint="eastAsia"/>
          </w:rPr>
          <w:t xml:space="preserve"> </w:t>
        </w:r>
        <w:r w:rsidRPr="00566450">
          <w:rPr>
            <w:rFonts w:hint="eastAsia"/>
          </w:rPr>
          <w:t>申报时间、形式</w:t>
        </w:r>
      </w:ins>
      <w:bookmarkEnd w:id="113"/>
    </w:p>
    <w:p w:rsidR="00000000" w:rsidRDefault="00972EE9">
      <w:pPr>
        <w:snapToGrid w:val="0"/>
        <w:ind w:firstLineChars="200" w:firstLine="560"/>
        <w:rPr>
          <w:ins w:id="115" w:author="super" w:date="2016-10-10T04:20:00Z"/>
          <w:rFonts w:ascii="黑体" w:eastAsia="黑体" w:hAnsi="华文楷体"/>
          <w:sz w:val="28"/>
        </w:rPr>
        <w:pPrChange w:id="116" w:author="super" w:date="2016-10-10T04:22:00Z">
          <w:pPr>
            <w:pStyle w:val="2"/>
            <w:snapToGrid w:val="0"/>
            <w:spacing w:line="240" w:lineRule="auto"/>
          </w:pPr>
        </w:pPrChange>
      </w:pPr>
      <w:ins w:id="117" w:author="super" w:date="2016-10-10T04:22:00Z">
        <w:r w:rsidRPr="00D50C24">
          <w:rPr>
            <w:rFonts w:ascii="黑体" w:eastAsia="黑体" w:hAnsi="华文楷体" w:hint="eastAsia"/>
            <w:sz w:val="28"/>
            <w:szCs w:val="32"/>
          </w:rPr>
          <w:t>一、</w:t>
        </w:r>
      </w:ins>
      <w:ins w:id="118" w:author="super" w:date="2016-10-10T04:20:00Z">
        <w:r w:rsidRPr="00D50C24">
          <w:rPr>
            <w:rFonts w:ascii="黑体" w:eastAsia="黑体" w:hAnsi="华文楷体" w:hint="eastAsia"/>
            <w:sz w:val="28"/>
            <w:szCs w:val="32"/>
          </w:rPr>
          <w:t>申报时间</w:t>
        </w:r>
      </w:ins>
    </w:p>
    <w:p w:rsidR="00000000" w:rsidRDefault="00972EE9">
      <w:pPr>
        <w:ind w:firstLineChars="200" w:firstLine="560"/>
        <w:rPr>
          <w:ins w:id="119" w:author="super" w:date="2016-10-10T04:21:00Z"/>
          <w:rFonts w:asciiTheme="minorEastAsia" w:eastAsiaTheme="minorEastAsia" w:hAnsiTheme="minorEastAsia"/>
          <w:sz w:val="28"/>
        </w:rPr>
        <w:pPrChange w:id="120" w:author="super" w:date="2016-10-10T04:20:00Z">
          <w:pPr>
            <w:pStyle w:val="2"/>
            <w:snapToGrid w:val="0"/>
            <w:spacing w:line="240" w:lineRule="auto"/>
          </w:pPr>
        </w:pPrChange>
      </w:pPr>
      <w:ins w:id="121" w:author="super" w:date="2016-10-10T04:20:00Z">
        <w:r w:rsidRPr="00D50C24">
          <w:rPr>
            <w:rFonts w:asciiTheme="minorEastAsia" w:eastAsiaTheme="minorEastAsia" w:hAnsiTheme="minorEastAsia" w:hint="eastAsia"/>
            <w:sz w:val="28"/>
            <w:szCs w:val="32"/>
          </w:rPr>
          <w:t>2016年10月</w:t>
        </w:r>
        <w:del w:id="122" w:author="Lenovo User" w:date="2016-10-13T08:56:00Z">
          <w:r w:rsidRPr="00D50C24" w:rsidDel="00566450">
            <w:rPr>
              <w:rFonts w:asciiTheme="minorEastAsia" w:eastAsiaTheme="minorEastAsia" w:hAnsiTheme="minorEastAsia" w:hint="eastAsia"/>
              <w:sz w:val="28"/>
              <w:szCs w:val="32"/>
            </w:rPr>
            <w:delText xml:space="preserve"> </w:delText>
          </w:r>
        </w:del>
      </w:ins>
      <w:ins w:id="123" w:author="Lenovo User" w:date="2016-10-13T08:56:00Z">
        <w:r w:rsidR="00566450" w:rsidRPr="00D50C24">
          <w:rPr>
            <w:rFonts w:asciiTheme="minorEastAsia" w:eastAsiaTheme="minorEastAsia" w:hAnsiTheme="minorEastAsia" w:hint="eastAsia"/>
            <w:sz w:val="28"/>
            <w:szCs w:val="32"/>
          </w:rPr>
          <w:t>13</w:t>
        </w:r>
      </w:ins>
      <w:ins w:id="124" w:author="super" w:date="2016-10-10T04:20:00Z">
        <w:r w:rsidRPr="00D50C24">
          <w:rPr>
            <w:rFonts w:asciiTheme="minorEastAsia" w:eastAsiaTheme="minorEastAsia" w:hAnsiTheme="minorEastAsia" w:hint="eastAsia"/>
            <w:sz w:val="28"/>
            <w:szCs w:val="32"/>
          </w:rPr>
          <w:t>日—2016年10月31日。超过申报时间，</w:t>
        </w:r>
      </w:ins>
      <w:ins w:id="125" w:author="super" w:date="2016-10-10T04:21:00Z">
        <w:r w:rsidRPr="00D50C24">
          <w:rPr>
            <w:rFonts w:asciiTheme="minorEastAsia" w:eastAsiaTheme="minorEastAsia" w:hAnsiTheme="minorEastAsia" w:hint="eastAsia"/>
            <w:sz w:val="28"/>
            <w:szCs w:val="32"/>
          </w:rPr>
          <w:t>不得再修改。</w:t>
        </w:r>
      </w:ins>
    </w:p>
    <w:p w:rsidR="00000000" w:rsidRDefault="00972EE9">
      <w:pPr>
        <w:snapToGrid w:val="0"/>
        <w:ind w:firstLineChars="200" w:firstLine="560"/>
        <w:rPr>
          <w:ins w:id="126" w:author="super" w:date="2016-10-10T04:21:00Z"/>
          <w:rFonts w:ascii="黑体" w:eastAsia="黑体" w:hAnsi="华文楷体"/>
          <w:sz w:val="28"/>
        </w:rPr>
        <w:pPrChange w:id="127" w:author="super" w:date="2016-10-10T04:22:00Z">
          <w:pPr>
            <w:pStyle w:val="2"/>
            <w:snapToGrid w:val="0"/>
            <w:spacing w:line="240" w:lineRule="auto"/>
          </w:pPr>
        </w:pPrChange>
      </w:pPr>
      <w:ins w:id="128" w:author="super" w:date="2016-10-10T04:22:00Z">
        <w:r w:rsidRPr="00D50C24">
          <w:rPr>
            <w:rFonts w:ascii="黑体" w:eastAsia="黑体" w:hAnsi="华文楷体" w:hint="eastAsia"/>
            <w:sz w:val="28"/>
            <w:szCs w:val="32"/>
          </w:rPr>
          <w:t>二、</w:t>
        </w:r>
      </w:ins>
      <w:ins w:id="129" w:author="super" w:date="2016-10-10T04:21:00Z">
        <w:r w:rsidRPr="00D50C24">
          <w:rPr>
            <w:rFonts w:ascii="黑体" w:eastAsia="黑体" w:hAnsi="华文楷体" w:hint="eastAsia"/>
            <w:sz w:val="28"/>
            <w:szCs w:val="32"/>
          </w:rPr>
          <w:t>申报形式</w:t>
        </w:r>
      </w:ins>
    </w:p>
    <w:p w:rsidR="00000000" w:rsidRDefault="00972EE9">
      <w:pPr>
        <w:ind w:firstLineChars="200" w:firstLine="560"/>
        <w:rPr>
          <w:ins w:id="130" w:author="super" w:date="2016-10-10T04:19:00Z"/>
          <w:rFonts w:asciiTheme="minorEastAsia" w:eastAsiaTheme="minorEastAsia" w:hAnsiTheme="minorEastAsia"/>
          <w:sz w:val="28"/>
        </w:rPr>
        <w:pPrChange w:id="131" w:author="super" w:date="2016-10-10T04:21:00Z">
          <w:pPr>
            <w:pStyle w:val="2"/>
            <w:snapToGrid w:val="0"/>
            <w:spacing w:line="240" w:lineRule="auto"/>
          </w:pPr>
        </w:pPrChange>
      </w:pPr>
      <w:ins w:id="132" w:author="super" w:date="2016-10-10T04:22:00Z">
        <w:r w:rsidRPr="00D50C24">
          <w:rPr>
            <w:rFonts w:asciiTheme="minorEastAsia" w:eastAsiaTheme="minorEastAsia" w:hAnsiTheme="minorEastAsia" w:hint="eastAsia"/>
            <w:sz w:val="28"/>
            <w:szCs w:val="32"/>
          </w:rPr>
          <w:t>实行</w:t>
        </w:r>
      </w:ins>
      <w:ins w:id="133" w:author="super" w:date="2016-10-10T04:21:00Z">
        <w:r w:rsidRPr="00D50C24">
          <w:rPr>
            <w:rFonts w:asciiTheme="minorEastAsia" w:eastAsiaTheme="minorEastAsia" w:hAnsiTheme="minorEastAsia" w:hint="eastAsia"/>
            <w:sz w:val="28"/>
            <w:szCs w:val="32"/>
          </w:rPr>
          <w:t>无纸化办公，采用电子化申报平台</w:t>
        </w:r>
      </w:ins>
      <w:ins w:id="134" w:author="super" w:date="2016-10-10T04:23:00Z">
        <w:r w:rsidRPr="00D50C24">
          <w:rPr>
            <w:rFonts w:asciiTheme="minorEastAsia" w:eastAsiaTheme="minorEastAsia" w:hAnsiTheme="minorEastAsia" w:hint="eastAsia"/>
            <w:sz w:val="28"/>
            <w:szCs w:val="32"/>
          </w:rPr>
          <w:t>“协和医院院内预算管理系统”</w:t>
        </w:r>
      </w:ins>
      <w:ins w:id="135" w:author="Lenovo User" w:date="2016-10-13T08:56:00Z">
        <w:r w:rsidR="00566450" w:rsidRPr="00D50C24">
          <w:rPr>
            <w:rFonts w:asciiTheme="minorEastAsia" w:eastAsiaTheme="minorEastAsia" w:hAnsiTheme="minorEastAsia" w:hint="eastAsia"/>
            <w:sz w:val="28"/>
            <w:szCs w:val="32"/>
          </w:rPr>
          <w:t>申报</w:t>
        </w:r>
      </w:ins>
      <w:ins w:id="136" w:author="super" w:date="2016-10-10T04:21:00Z">
        <w:r w:rsidRPr="00D50C24">
          <w:rPr>
            <w:rFonts w:asciiTheme="minorEastAsia" w:eastAsiaTheme="minorEastAsia" w:hAnsiTheme="minorEastAsia" w:hint="eastAsia"/>
            <w:sz w:val="28"/>
            <w:szCs w:val="32"/>
          </w:rPr>
          <w:t>。</w:t>
        </w:r>
      </w:ins>
    </w:p>
    <w:p w:rsidR="00000000" w:rsidRDefault="005522A7">
      <w:pPr>
        <w:pStyle w:val="2"/>
        <w:rPr>
          <w:ins w:id="137" w:author="super" w:date="2016-10-10T04:24:00Z"/>
        </w:rPr>
        <w:pPrChange w:id="138" w:author="Lenovo User" w:date="2016-10-13T08:56:00Z">
          <w:pPr>
            <w:pStyle w:val="2"/>
            <w:snapToGrid w:val="0"/>
            <w:spacing w:line="240" w:lineRule="auto"/>
          </w:pPr>
        </w:pPrChange>
      </w:pPr>
    </w:p>
    <w:p w:rsidR="000A6F90" w:rsidRDefault="000A6F90">
      <w:pPr>
        <w:widowControl/>
        <w:jc w:val="left"/>
        <w:rPr>
          <w:rFonts w:asciiTheme="majorHAnsi" w:eastAsiaTheme="majorEastAsia" w:hAnsiTheme="majorHAnsi" w:cstheme="majorBidi"/>
          <w:b/>
          <w:bCs/>
          <w:sz w:val="32"/>
          <w:szCs w:val="32"/>
        </w:rPr>
      </w:pPr>
      <w:bookmarkStart w:id="139" w:name="_Toc464114012"/>
      <w:r>
        <w:br w:type="page"/>
      </w:r>
    </w:p>
    <w:p w:rsidR="00000000" w:rsidRDefault="00972EE9">
      <w:pPr>
        <w:pStyle w:val="2"/>
        <w:rPr>
          <w:ins w:id="140" w:author="super" w:date="2016-10-10T04:25:00Z"/>
        </w:rPr>
        <w:pPrChange w:id="141" w:author="Lenovo User" w:date="2016-10-13T08:56:00Z">
          <w:pPr/>
        </w:pPrChange>
      </w:pPr>
      <w:ins w:id="142" w:author="super" w:date="2016-10-10T04:24:00Z">
        <w:r w:rsidRPr="00566450">
          <w:rPr>
            <w:rFonts w:hint="eastAsia"/>
          </w:rPr>
          <w:lastRenderedPageBreak/>
          <w:t>第三部分</w:t>
        </w:r>
      </w:ins>
      <w:r w:rsidR="00B70D42">
        <w:rPr>
          <w:rFonts w:hint="eastAsia"/>
        </w:rPr>
        <w:t xml:space="preserve"> </w:t>
      </w:r>
      <w:r w:rsidRPr="00566450">
        <w:rPr>
          <w:rFonts w:hint="eastAsia"/>
        </w:rPr>
        <w:t>院内预算管理系统操作指南</w:t>
      </w:r>
      <w:bookmarkEnd w:id="139"/>
    </w:p>
    <w:p w:rsidR="00000000" w:rsidRDefault="003005DB">
      <w:pPr>
        <w:ind w:firstLineChars="200" w:firstLine="562"/>
        <w:rPr>
          <w:rStyle w:val="3Char"/>
          <w:b w:val="0"/>
          <w:bCs w:val="0"/>
          <w:sz w:val="28"/>
        </w:rPr>
        <w:pPrChange w:id="143" w:author="Lenovo User" w:date="2016-10-13T08:56:00Z">
          <w:pPr>
            <w:pStyle w:val="3"/>
            <w:snapToGrid w:val="0"/>
            <w:spacing w:line="276" w:lineRule="auto"/>
          </w:pPr>
        </w:pPrChange>
      </w:pPr>
      <w:bookmarkStart w:id="144" w:name="_Toc464114013"/>
      <w:ins w:id="145" w:author="super" w:date="2016-10-10T04:25:00Z">
        <w:r w:rsidRPr="00B70D42">
          <w:rPr>
            <w:rStyle w:val="3Char"/>
            <w:rFonts w:hint="eastAsia"/>
            <w:sz w:val="28"/>
          </w:rPr>
          <w:t>一、进入系统。</w:t>
        </w:r>
      </w:ins>
    </w:p>
    <w:bookmarkEnd w:id="144"/>
    <w:p w:rsidR="003005DB" w:rsidRPr="00D50C24" w:rsidRDefault="00B70D42" w:rsidP="007A6A94">
      <w:pPr>
        <w:ind w:firstLineChars="200" w:firstLine="560"/>
        <w:rPr>
          <w:del w:id="146" w:author="super" w:date="2016-10-10T04:24:00Z"/>
          <w:szCs w:val="32"/>
        </w:rPr>
      </w:pPr>
      <w:r w:rsidRPr="00B70D42">
        <w:rPr>
          <w:rFonts w:asciiTheme="minorEastAsia" w:eastAsiaTheme="minorEastAsia" w:hAnsiTheme="minorEastAsia" w:hint="eastAsia"/>
          <w:sz w:val="28"/>
          <w:szCs w:val="32"/>
        </w:rPr>
        <w:t>打开内网，输入网址</w:t>
      </w:r>
      <w:ins w:id="147" w:author="super" w:date="2016-10-10T04:25:00Z">
        <w:r w:rsidR="003005DB" w:rsidRPr="00D50C24">
          <w:rPr>
            <w:rFonts w:hint="eastAsia"/>
            <w:szCs w:val="32"/>
          </w:rPr>
          <w:t>“</w:t>
        </w:r>
      </w:ins>
      <w:ins w:id="148" w:author="Lenovo User" w:date="2016-10-13T08:57:00Z">
        <w:r w:rsidR="00566450" w:rsidRPr="00D50C24">
          <w:t>http://192.168.64.101/bgt/login.aspx</w:t>
        </w:r>
      </w:ins>
      <w:ins w:id="149" w:author="super" w:date="2016-10-10T04:25:00Z">
        <w:r w:rsidR="003005DB" w:rsidRPr="00D50C24">
          <w:rPr>
            <w:rFonts w:hint="eastAsia"/>
            <w:szCs w:val="32"/>
          </w:rPr>
          <w:t>”。</w:t>
        </w:r>
      </w:ins>
    </w:p>
    <w:p w:rsidR="00000000" w:rsidRDefault="005522A7">
      <w:pPr>
        <w:ind w:firstLineChars="200" w:firstLine="420"/>
        <w:rPr>
          <w:ins w:id="150" w:author="super" w:date="2016-10-10T04:24:00Z"/>
        </w:rPr>
        <w:pPrChange w:id="151" w:author="Lenovo User" w:date="2016-10-13T08:56:00Z">
          <w:pPr>
            <w:pStyle w:val="3"/>
            <w:snapToGrid w:val="0"/>
            <w:spacing w:line="276" w:lineRule="auto"/>
          </w:pPr>
        </w:pPrChange>
      </w:pPr>
    </w:p>
    <w:p w:rsidR="003005DB" w:rsidRPr="00B70D42" w:rsidRDefault="00972EE9" w:rsidP="00B70D42">
      <w:pPr>
        <w:pStyle w:val="3"/>
        <w:spacing w:line="415" w:lineRule="auto"/>
        <w:ind w:firstLineChars="200" w:firstLine="562"/>
        <w:rPr>
          <w:sz w:val="28"/>
        </w:rPr>
      </w:pPr>
      <w:del w:id="152" w:author="super" w:date="2016-10-10T04:26:00Z">
        <w:r w:rsidRPr="00B70D42">
          <w:rPr>
            <w:rFonts w:hint="eastAsia"/>
            <w:sz w:val="28"/>
          </w:rPr>
          <w:delText>一</w:delText>
        </w:r>
      </w:del>
      <w:bookmarkStart w:id="153" w:name="_Toc464114014"/>
      <w:ins w:id="154" w:author="super" w:date="2016-10-10T04:26:00Z">
        <w:r w:rsidRPr="00B70D42">
          <w:rPr>
            <w:rFonts w:hint="eastAsia"/>
            <w:sz w:val="28"/>
          </w:rPr>
          <w:t>二</w:t>
        </w:r>
      </w:ins>
      <w:r w:rsidRPr="00B70D42">
        <w:rPr>
          <w:rFonts w:hint="eastAsia"/>
          <w:sz w:val="28"/>
        </w:rPr>
        <w:t>、登录及修改密码</w:t>
      </w:r>
      <w:bookmarkEnd w:id="153"/>
    </w:p>
    <w:p w:rsidR="003005DB" w:rsidRDefault="00972EE9">
      <w:pPr>
        <w:snapToGrid w:val="0"/>
        <w:spacing w:line="276" w:lineRule="auto"/>
        <w:ind w:firstLineChars="200" w:firstLine="880"/>
        <w:rPr>
          <w:rFonts w:ascii="方正粗宋_GBK" w:eastAsia="方正粗宋_GBK"/>
          <w:sz w:val="44"/>
          <w:szCs w:val="44"/>
        </w:rPr>
      </w:pPr>
      <w:r>
        <w:rPr>
          <w:rFonts w:ascii="方正粗宋_GBK" w:eastAsia="方正粗宋_GBK"/>
          <w:noProof/>
          <w:sz w:val="44"/>
          <w:szCs w:val="44"/>
        </w:rPr>
        <w:drawing>
          <wp:inline distT="0" distB="0" distL="114300" distR="114300">
            <wp:extent cx="5269230" cy="2839085"/>
            <wp:effectExtent l="0" t="0" r="762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230" cy="2839085"/>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在右侧登录平台界面，选择</w:t>
      </w:r>
      <w:del w:id="155" w:author="Lenovo User" w:date="2016-10-13T08:58:00Z">
        <w:r w:rsidDel="0056414E">
          <w:rPr>
            <w:rFonts w:asciiTheme="minorEastAsia" w:eastAsiaTheme="minorEastAsia" w:hAnsiTheme="minorEastAsia" w:hint="eastAsia"/>
            <w:sz w:val="28"/>
            <w:szCs w:val="32"/>
          </w:rPr>
          <w:delText>科室</w:delText>
        </w:r>
      </w:del>
      <w:ins w:id="156" w:author="Lenovo User" w:date="2016-10-13T08:58:00Z">
        <w:r w:rsidR="0056414E">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，初始密码为</w:t>
      </w:r>
      <w:del w:id="157" w:author="Lenovo User" w:date="2016-10-13T08:58:00Z">
        <w:r w:rsidDel="0056414E">
          <w:rPr>
            <w:rFonts w:asciiTheme="minorEastAsia" w:eastAsiaTheme="minorEastAsia" w:hAnsiTheme="minorEastAsia" w:hint="eastAsia"/>
            <w:sz w:val="28"/>
            <w:szCs w:val="32"/>
          </w:rPr>
          <w:delText>科室负责人姓名首字母</w:delText>
        </w:r>
      </w:del>
      <w:ins w:id="158" w:author="Lenovo User" w:date="2016-10-13T08:58:00Z">
        <w:r w:rsidR="0056414E">
          <w:rPr>
            <w:rFonts w:asciiTheme="minorEastAsia" w:eastAsiaTheme="minorEastAsia" w:hAnsiTheme="minorEastAsia" w:hint="eastAsia"/>
            <w:sz w:val="28"/>
            <w:szCs w:val="32"/>
          </w:rPr>
          <w:t>“</w:t>
        </w:r>
      </w:ins>
      <w:r w:rsidR="0047408B">
        <w:rPr>
          <w:rFonts w:asciiTheme="minorEastAsia" w:eastAsiaTheme="minorEastAsia" w:hAnsiTheme="minorEastAsia" w:hint="eastAsia"/>
          <w:sz w:val="28"/>
          <w:szCs w:val="32"/>
        </w:rPr>
        <w:t>111</w:t>
      </w:r>
      <w:ins w:id="159" w:author="Lenovo User" w:date="2016-10-13T08:58:00Z">
        <w:r w:rsidR="0056414E">
          <w:rPr>
            <w:rFonts w:asciiTheme="minorEastAsia" w:eastAsiaTheme="minorEastAsia" w:hAnsiTheme="minorEastAsia" w:hint="eastAsia"/>
            <w:sz w:val="28"/>
            <w:szCs w:val="32"/>
          </w:rPr>
          <w:t>”</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登录成功后，点击页面右上角红框处</w:t>
      </w:r>
      <w:r w:rsidRPr="000A6F90">
        <w:rPr>
          <w:rFonts w:asciiTheme="minorEastAsia" w:eastAsiaTheme="minorEastAsia" w:hAnsiTheme="minorEastAsia" w:hint="eastAsia"/>
          <w:sz w:val="28"/>
          <w:szCs w:val="32"/>
          <w:shd w:val="pct15" w:color="auto" w:fill="FFFFFF"/>
        </w:rPr>
        <w:t>“修改密码”</w:t>
      </w:r>
      <w:r>
        <w:rPr>
          <w:rFonts w:asciiTheme="minorEastAsia" w:eastAsiaTheme="minorEastAsia" w:hAnsiTheme="minorEastAsia" w:hint="eastAsia"/>
          <w:sz w:val="28"/>
          <w:szCs w:val="32"/>
        </w:rPr>
        <w:t>，请妥善保管</w:t>
      </w:r>
      <w:r w:rsidR="00B70D42">
        <w:rPr>
          <w:rFonts w:asciiTheme="minorEastAsia" w:eastAsiaTheme="minorEastAsia" w:hAnsiTheme="minorEastAsia" w:hint="eastAsia"/>
          <w:sz w:val="28"/>
          <w:szCs w:val="32"/>
        </w:rPr>
        <w:t>部门</w:t>
      </w:r>
      <w:r>
        <w:rPr>
          <w:rFonts w:asciiTheme="minorEastAsia" w:eastAsiaTheme="minorEastAsia" w:hAnsiTheme="minorEastAsia" w:hint="eastAsia"/>
          <w:sz w:val="28"/>
          <w:szCs w:val="32"/>
        </w:rPr>
        <w:t>账号和密码。</w:t>
      </w:r>
    </w:p>
    <w:p w:rsidR="003005DB" w:rsidRDefault="00972EE9">
      <w:pPr>
        <w:snapToGrid w:val="0"/>
        <w:spacing w:line="276" w:lineRule="auto"/>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drawing>
          <wp:inline distT="0" distB="0" distL="114300" distR="114300">
            <wp:extent cx="5269230" cy="2839085"/>
            <wp:effectExtent l="0" t="0" r="762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2839085"/>
                    </a:xfrm>
                    <a:prstGeom prst="rect">
                      <a:avLst/>
                    </a:prstGeom>
                    <a:noFill/>
                    <a:ln w="9525">
                      <a:noFill/>
                    </a:ln>
                  </pic:spPr>
                </pic:pic>
              </a:graphicData>
            </a:graphic>
          </wp:inline>
        </w:drawing>
      </w:r>
    </w:p>
    <w:p w:rsidR="003005DB" w:rsidRPr="00B70D42" w:rsidRDefault="00B70D42" w:rsidP="00B70D42">
      <w:pPr>
        <w:pStyle w:val="3"/>
        <w:spacing w:line="415" w:lineRule="auto"/>
        <w:ind w:firstLineChars="200" w:firstLine="562"/>
        <w:rPr>
          <w:sz w:val="28"/>
        </w:rPr>
      </w:pPr>
      <w:bookmarkStart w:id="160" w:name="_Toc464114015"/>
      <w:r w:rsidRPr="00B70D42">
        <w:rPr>
          <w:rFonts w:hint="eastAsia"/>
          <w:sz w:val="28"/>
        </w:rPr>
        <w:lastRenderedPageBreak/>
        <w:t>三</w:t>
      </w:r>
      <w:r w:rsidR="00972EE9" w:rsidRPr="00B70D42">
        <w:rPr>
          <w:rFonts w:hint="eastAsia"/>
          <w:sz w:val="28"/>
        </w:rPr>
        <w:t>、申报当年预算</w:t>
      </w:r>
      <w:bookmarkEnd w:id="160"/>
    </w:p>
    <w:p w:rsidR="003005DB" w:rsidRDefault="00972EE9">
      <w:pPr>
        <w:snapToGrid w:val="0"/>
        <w:spacing w:line="276" w:lineRule="auto"/>
        <w:ind w:firstLineChars="200" w:firstLine="562"/>
        <w:rPr>
          <w:rFonts w:asciiTheme="minorEastAsia" w:eastAsiaTheme="minorEastAsia" w:hAnsiTheme="minorEastAsia"/>
          <w:sz w:val="28"/>
          <w:szCs w:val="32"/>
        </w:rPr>
      </w:pPr>
      <w:r>
        <w:rPr>
          <w:rFonts w:asciiTheme="minorEastAsia" w:eastAsiaTheme="minorEastAsia" w:hAnsiTheme="minorEastAsia" w:hint="eastAsia"/>
          <w:b/>
          <w:sz w:val="28"/>
          <w:szCs w:val="32"/>
        </w:rPr>
        <w:t>重要提示</w:t>
      </w:r>
      <w:r>
        <w:rPr>
          <w:rFonts w:asciiTheme="minorEastAsia" w:eastAsiaTheme="minorEastAsia" w:hAnsiTheme="minorEastAsia" w:hint="eastAsia"/>
          <w:sz w:val="28"/>
          <w:szCs w:val="32"/>
        </w:rPr>
        <w:t>：请注意保存信息。</w:t>
      </w:r>
      <w:del w:id="161" w:author="Lenovo User" w:date="2016-10-13T08:58:00Z">
        <w:r w:rsidDel="0056414E">
          <w:rPr>
            <w:rFonts w:asciiTheme="minorEastAsia" w:eastAsiaTheme="minorEastAsia" w:hAnsiTheme="minorEastAsia" w:hint="eastAsia"/>
            <w:sz w:val="28"/>
            <w:szCs w:val="32"/>
          </w:rPr>
          <w:delText>本系统不设提交功能，在</w:delText>
        </w:r>
      </w:del>
      <w:r>
        <w:rPr>
          <w:rFonts w:asciiTheme="minorEastAsia" w:eastAsiaTheme="minorEastAsia" w:hAnsiTheme="minorEastAsia" w:hint="eastAsia"/>
          <w:sz w:val="28"/>
          <w:szCs w:val="32"/>
        </w:rPr>
        <w:t>10月31日前</w:t>
      </w:r>
      <w:del w:id="162" w:author="Lenovo User" w:date="2016-10-13T08:59:00Z">
        <w:r w:rsidDel="0056414E">
          <w:rPr>
            <w:rFonts w:asciiTheme="minorEastAsia" w:eastAsiaTheme="minorEastAsia" w:hAnsiTheme="minorEastAsia" w:hint="eastAsia"/>
            <w:sz w:val="28"/>
            <w:szCs w:val="32"/>
          </w:rPr>
          <w:delText>科室</w:delText>
        </w:r>
      </w:del>
      <w:ins w:id="163" w:author="Lenovo User" w:date="2016-10-13T08:59:00Z">
        <w:r w:rsidR="0056414E">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可自行修改已填制的内容，确保项目预算申请合理。10月31日下午5:30，</w:t>
      </w:r>
      <w:del w:id="164" w:author="Lenovo User" w:date="2016-10-13T08:59:00Z">
        <w:r w:rsidDel="0056414E">
          <w:rPr>
            <w:rFonts w:asciiTheme="minorEastAsia" w:eastAsiaTheme="minorEastAsia" w:hAnsiTheme="minorEastAsia" w:hint="eastAsia"/>
            <w:sz w:val="28"/>
            <w:szCs w:val="32"/>
          </w:rPr>
          <w:delText>由系统自动提交所有预算条目</w:delText>
        </w:r>
      </w:del>
      <w:ins w:id="165" w:author="super" w:date="2016-10-10T04:27:00Z">
        <w:del w:id="166" w:author="Lenovo User" w:date="2016-10-13T08:59:00Z">
          <w:r w:rsidDel="0056414E">
            <w:rPr>
              <w:rFonts w:asciiTheme="minorEastAsia" w:eastAsiaTheme="minorEastAsia" w:hAnsiTheme="minorEastAsia" w:hint="eastAsia"/>
              <w:sz w:val="28"/>
              <w:szCs w:val="32"/>
            </w:rPr>
            <w:delText>申报信息</w:delText>
          </w:r>
        </w:del>
      </w:ins>
      <w:ins w:id="167" w:author="Lenovo User" w:date="2016-10-13T08:59:00Z">
        <w:r w:rsidR="0056414E">
          <w:rPr>
            <w:rFonts w:asciiTheme="minorEastAsia" w:eastAsiaTheme="minorEastAsia" w:hAnsiTheme="minorEastAsia" w:hint="eastAsia"/>
            <w:sz w:val="28"/>
            <w:szCs w:val="32"/>
          </w:rPr>
          <w:t>默认系统自动提交</w:t>
        </w:r>
      </w:ins>
      <w:r>
        <w:rPr>
          <w:rFonts w:asciiTheme="minorEastAsia" w:eastAsiaTheme="minorEastAsia" w:hAnsiTheme="minorEastAsia" w:hint="eastAsia"/>
          <w:sz w:val="28"/>
          <w:szCs w:val="32"/>
        </w:rPr>
        <w:t>，</w:t>
      </w:r>
      <w:del w:id="168" w:author="Lenovo User" w:date="2016-10-13T09:00:00Z">
        <w:r w:rsidDel="0056414E">
          <w:rPr>
            <w:rFonts w:asciiTheme="minorEastAsia" w:eastAsiaTheme="minorEastAsia" w:hAnsiTheme="minorEastAsia" w:hint="eastAsia"/>
            <w:sz w:val="28"/>
            <w:szCs w:val="32"/>
          </w:rPr>
          <w:delText>科室</w:delText>
        </w:r>
      </w:del>
      <w:ins w:id="169" w:author="Lenovo User" w:date="2016-10-13T09:00:00Z">
        <w:r w:rsidR="0056414E">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不能再进行修改及补填。</w:t>
      </w:r>
    </w:p>
    <w:p w:rsidR="003005DB" w:rsidRPr="00B70D42" w:rsidRDefault="00972EE9" w:rsidP="00B70D42">
      <w:pPr>
        <w:pStyle w:val="4"/>
        <w:spacing w:line="377" w:lineRule="auto"/>
        <w:ind w:firstLineChars="200" w:firstLine="562"/>
      </w:pPr>
      <w:r w:rsidRPr="00B70D42">
        <w:rPr>
          <w:rFonts w:hint="eastAsia"/>
        </w:rPr>
        <w:t>（一）查询</w:t>
      </w:r>
      <w:del w:id="170" w:author="Unknown">
        <w:r w:rsidRPr="00B70D42" w:rsidDel="0056414E">
          <w:rPr>
            <w:rFonts w:hint="eastAsia"/>
          </w:rPr>
          <w:delText>科室</w:delText>
        </w:r>
      </w:del>
      <w:ins w:id="171" w:author="Lenovo User" w:date="2016-10-13T08:59:00Z">
        <w:r w:rsidR="0056414E" w:rsidRPr="00B70D42">
          <w:rPr>
            <w:rFonts w:hint="eastAsia"/>
          </w:rPr>
          <w:t>部门</w:t>
        </w:r>
      </w:ins>
      <w:r w:rsidRPr="00B70D42">
        <w:rPr>
          <w:rFonts w:hint="eastAsia"/>
        </w:rPr>
        <w:t>2016</w:t>
      </w:r>
      <w:r w:rsidRPr="00B70D42">
        <w:rPr>
          <w:rFonts w:hint="eastAsia"/>
        </w:rPr>
        <w:t>年</w:t>
      </w:r>
      <w:ins w:id="172" w:author="super" w:date="2016-10-10T04:28:00Z">
        <w:r w:rsidRPr="00B70D42">
          <w:rPr>
            <w:rFonts w:hint="eastAsia"/>
          </w:rPr>
          <w:t>1</w:t>
        </w:r>
        <w:r w:rsidRPr="00B70D42">
          <w:rPr>
            <w:rFonts w:hint="eastAsia"/>
          </w:rPr>
          <w:t>—</w:t>
        </w:r>
        <w:r w:rsidRPr="00B70D42">
          <w:rPr>
            <w:rFonts w:hint="eastAsia"/>
          </w:rPr>
          <w:t>9</w:t>
        </w:r>
        <w:r w:rsidRPr="00B70D42">
          <w:rPr>
            <w:rFonts w:hint="eastAsia"/>
          </w:rPr>
          <w:t>月份</w:t>
        </w:r>
      </w:ins>
      <w:r w:rsidRPr="00B70D42">
        <w:rPr>
          <w:rFonts w:hint="eastAsia"/>
        </w:rPr>
        <w:t>预算支出情况</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点击页面左侧</w:t>
      </w:r>
      <w:r w:rsidRPr="000A6F90">
        <w:rPr>
          <w:rFonts w:asciiTheme="minorEastAsia" w:eastAsiaTheme="minorEastAsia" w:hAnsiTheme="minorEastAsia" w:hint="eastAsia"/>
          <w:sz w:val="28"/>
          <w:szCs w:val="32"/>
          <w:shd w:val="pct15" w:color="auto" w:fill="FFFFFF"/>
        </w:rPr>
        <w:t>“经费支出预算”</w:t>
      </w:r>
      <w:r>
        <w:rPr>
          <w:rFonts w:asciiTheme="minorEastAsia" w:eastAsiaTheme="minorEastAsia" w:hAnsiTheme="minorEastAsia" w:hint="eastAsia"/>
          <w:sz w:val="28"/>
          <w:szCs w:val="32"/>
        </w:rPr>
        <w:t>栏</w:t>
      </w:r>
      <w:r w:rsidRPr="000A6F90">
        <w:rPr>
          <w:rFonts w:asciiTheme="minorEastAsia" w:eastAsiaTheme="minorEastAsia" w:hAnsiTheme="minorEastAsia" w:hint="eastAsia"/>
          <w:sz w:val="28"/>
          <w:szCs w:val="32"/>
          <w:shd w:val="pct15" w:color="auto" w:fill="FFFFFF"/>
        </w:rPr>
        <w:t>“2016年1-9月经费使用情况”</w:t>
      </w:r>
      <w:r>
        <w:rPr>
          <w:rFonts w:asciiTheme="minorEastAsia" w:eastAsiaTheme="minorEastAsia" w:hAnsiTheme="minorEastAsia" w:hint="eastAsia"/>
          <w:sz w:val="28"/>
          <w:szCs w:val="32"/>
        </w:rPr>
        <w:t>，可下载</w:t>
      </w:r>
      <w:ins w:id="173" w:author="Lenovo User" w:date="2016-10-13T08:59:00Z">
        <w:r w:rsidR="0056414E">
          <w:rPr>
            <w:rFonts w:asciiTheme="minorEastAsia" w:eastAsiaTheme="minorEastAsia" w:hAnsiTheme="minorEastAsia" w:hint="eastAsia"/>
            <w:sz w:val="28"/>
            <w:szCs w:val="32"/>
          </w:rPr>
          <w:t>部门预算经费</w:t>
        </w:r>
      </w:ins>
      <w:del w:id="174" w:author="Lenovo User" w:date="2016-10-13T08:59:00Z">
        <w:r w:rsidDel="0056414E">
          <w:rPr>
            <w:rFonts w:asciiTheme="minorEastAsia" w:eastAsiaTheme="minorEastAsia" w:hAnsiTheme="minorEastAsia" w:hint="eastAsia"/>
            <w:sz w:val="28"/>
            <w:szCs w:val="32"/>
          </w:rPr>
          <w:delText>科室支出</w:delText>
        </w:r>
      </w:del>
      <w:r>
        <w:rPr>
          <w:rFonts w:asciiTheme="minorEastAsia" w:eastAsiaTheme="minorEastAsia" w:hAnsiTheme="minorEastAsia" w:hint="eastAsia"/>
          <w:sz w:val="28"/>
          <w:szCs w:val="32"/>
        </w:rPr>
        <w:t>情况的excel文件</w:t>
      </w:r>
      <w:ins w:id="175" w:author="Lenovo User" w:date="2016-10-13T08:59:00Z">
        <w:r w:rsidR="0056414E">
          <w:rPr>
            <w:rFonts w:asciiTheme="minorEastAsia" w:eastAsiaTheme="minorEastAsia" w:hAnsiTheme="minorEastAsia" w:hint="eastAsia"/>
            <w:sz w:val="28"/>
            <w:szCs w:val="32"/>
          </w:rPr>
          <w:t>，供参考</w:t>
        </w:r>
      </w:ins>
      <w:r>
        <w:rPr>
          <w:rFonts w:asciiTheme="minorEastAsia" w:eastAsiaTheme="minorEastAsia" w:hAnsiTheme="minorEastAsia" w:hint="eastAsia"/>
          <w:sz w:val="28"/>
          <w:szCs w:val="32"/>
        </w:rPr>
        <w:t>。</w:t>
      </w:r>
    </w:p>
    <w:p w:rsidR="003005DB" w:rsidRDefault="00972EE9" w:rsidP="00B70D42">
      <w:pPr>
        <w:pStyle w:val="4"/>
        <w:spacing w:line="377" w:lineRule="auto"/>
        <w:ind w:firstLineChars="200" w:firstLine="562"/>
      </w:pPr>
      <w:r>
        <w:rPr>
          <w:rFonts w:hint="eastAsia"/>
        </w:rPr>
        <w:t>（二）申请一般经费预算（所有</w:t>
      </w:r>
      <w:del w:id="176" w:author="Lenovo User" w:date="2016-10-13T09:00:00Z">
        <w:r w:rsidDel="0056414E">
          <w:rPr>
            <w:rFonts w:hint="eastAsia"/>
          </w:rPr>
          <w:delText>科室</w:delText>
        </w:r>
      </w:del>
      <w:ins w:id="177" w:author="Lenovo User" w:date="2016-10-13T09:00:00Z">
        <w:r w:rsidR="0056414E">
          <w:rPr>
            <w:rFonts w:hint="eastAsia"/>
          </w:rPr>
          <w:t>部门</w:t>
        </w:r>
      </w:ins>
      <w:r>
        <w:rPr>
          <w:rFonts w:hint="eastAsia"/>
        </w:rPr>
        <w:t>均需填列）</w:t>
      </w:r>
    </w:p>
    <w:p w:rsidR="003005DB" w:rsidRDefault="00972EE9">
      <w:pPr>
        <w:snapToGrid w:val="0"/>
        <w:spacing w:line="276" w:lineRule="auto"/>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drawing>
          <wp:inline distT="0" distB="0" distL="114300" distR="114300">
            <wp:extent cx="5269230" cy="2839085"/>
            <wp:effectExtent l="0" t="0" r="762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69230" cy="2839085"/>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点击页面左侧</w:t>
      </w:r>
      <w:commentRangeStart w:id="178"/>
      <w:r w:rsidRPr="000A6F90">
        <w:rPr>
          <w:rFonts w:asciiTheme="minorEastAsia" w:eastAsiaTheme="minorEastAsia" w:hAnsiTheme="minorEastAsia" w:hint="eastAsia"/>
          <w:sz w:val="28"/>
          <w:szCs w:val="32"/>
          <w:shd w:val="pct15" w:color="auto" w:fill="FFFFFF"/>
        </w:rPr>
        <w:t>“一般经费预算”</w:t>
      </w:r>
      <w:commentRangeEnd w:id="178"/>
      <w:r w:rsidRPr="000A6F90">
        <w:rPr>
          <w:shd w:val="pct15" w:color="auto" w:fill="FFFFFF"/>
        </w:rPr>
        <w:commentReference w:id="178"/>
      </w:r>
      <w:r>
        <w:rPr>
          <w:rFonts w:asciiTheme="minorEastAsia" w:eastAsiaTheme="minorEastAsia" w:hAnsiTheme="minorEastAsia" w:hint="eastAsia"/>
          <w:sz w:val="28"/>
          <w:szCs w:val="32"/>
        </w:rPr>
        <w:t>，进入</w:t>
      </w:r>
      <w:ins w:id="179"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一般经费预算申请页面。</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w:t>
      </w:r>
      <w:r w:rsidRPr="000A6F90">
        <w:rPr>
          <w:rFonts w:asciiTheme="minorEastAsia" w:eastAsiaTheme="minorEastAsia" w:hAnsiTheme="minorEastAsia" w:hint="eastAsia"/>
          <w:sz w:val="28"/>
          <w:szCs w:val="32"/>
          <w:shd w:val="pct15" w:color="auto" w:fill="FFFFFF"/>
        </w:rPr>
        <w:t>“</w:t>
      </w:r>
      <w:commentRangeStart w:id="180"/>
      <w:r w:rsidRPr="000A6F90">
        <w:rPr>
          <w:rFonts w:asciiTheme="minorEastAsia" w:eastAsiaTheme="minorEastAsia" w:hAnsiTheme="minorEastAsia" w:hint="eastAsia"/>
          <w:sz w:val="28"/>
          <w:szCs w:val="32"/>
          <w:shd w:val="pct15" w:color="auto" w:fill="FFFFFF"/>
        </w:rPr>
        <w:t>新增</w:t>
      </w:r>
      <w:commentRangeEnd w:id="180"/>
      <w:r w:rsidRPr="000A6F90">
        <w:rPr>
          <w:shd w:val="pct15" w:color="auto" w:fill="FFFFFF"/>
        </w:rPr>
        <w:commentReference w:id="180"/>
      </w:r>
      <w:r w:rsidRPr="000A6F90">
        <w:rPr>
          <w:rFonts w:asciiTheme="minorEastAsia" w:eastAsiaTheme="minorEastAsia" w:hAnsiTheme="minorEastAsia" w:hint="eastAsia"/>
          <w:sz w:val="28"/>
          <w:szCs w:val="32"/>
          <w:shd w:val="pct15" w:color="auto" w:fill="FFFFFF"/>
        </w:rPr>
        <w:t>”</w:t>
      </w:r>
      <w:r>
        <w:rPr>
          <w:rFonts w:asciiTheme="minorEastAsia" w:eastAsiaTheme="minorEastAsia" w:hAnsiTheme="minorEastAsia" w:hint="eastAsia"/>
          <w:sz w:val="28"/>
          <w:szCs w:val="32"/>
        </w:rPr>
        <w:t>栏，可申报</w:t>
      </w:r>
      <w:ins w:id="181"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2017年</w:t>
      </w:r>
      <w:r w:rsidR="00762E14">
        <w:rPr>
          <w:rFonts w:asciiTheme="minorEastAsia" w:eastAsiaTheme="minorEastAsia" w:hAnsiTheme="minorEastAsia" w:hint="eastAsia"/>
          <w:sz w:val="28"/>
          <w:szCs w:val="32"/>
        </w:rPr>
        <w:t>支出预算项目</w:t>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lastRenderedPageBreak/>
        <w:drawing>
          <wp:inline distT="0" distB="0" distL="114300" distR="114300">
            <wp:extent cx="5269230" cy="2839085"/>
            <wp:effectExtent l="0" t="0" r="7620" b="184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69230" cy="2839085"/>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进入2017年项目支出预算页面后，首先确认预算</w:t>
      </w:r>
      <w:del w:id="182" w:author="Lenovo User" w:date="2016-10-13T09:10:00Z">
        <w:r w:rsidDel="00D50C24">
          <w:rPr>
            <w:rFonts w:asciiTheme="minorEastAsia" w:eastAsiaTheme="minorEastAsia" w:hAnsiTheme="minorEastAsia" w:hint="eastAsia"/>
            <w:sz w:val="28"/>
            <w:szCs w:val="32"/>
          </w:rPr>
          <w:delText>科室</w:delText>
        </w:r>
      </w:del>
      <w:ins w:id="183" w:author="Lenovo User" w:date="2016-10-13T09:10:00Z">
        <w:r w:rsidR="00D50C24">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、部门负责人及申请年度</w:t>
      </w:r>
      <w:r w:rsidR="000A6F90">
        <w:rPr>
          <w:rFonts w:asciiTheme="minorEastAsia" w:eastAsiaTheme="minorEastAsia" w:hAnsiTheme="minorEastAsia" w:hint="eastAsia"/>
          <w:sz w:val="28"/>
          <w:szCs w:val="32"/>
        </w:rPr>
        <w:t>是否正确</w:t>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ins w:id="184" w:author="super" w:date="2016-10-10T04:39: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经费名称</w:t>
      </w:r>
      <w:ins w:id="185" w:author="super" w:date="2016-10-10T04:39:00Z">
        <w:r w:rsidRPr="000A6F90">
          <w:rPr>
            <w:rFonts w:asciiTheme="minorEastAsia" w:eastAsiaTheme="minorEastAsia" w:hAnsiTheme="minorEastAsia" w:hint="eastAsia"/>
            <w:sz w:val="28"/>
            <w:szCs w:val="32"/>
            <w:shd w:val="pct15" w:color="auto" w:fill="FFFFFF"/>
          </w:rPr>
          <w:t>”</w:t>
        </w:r>
      </w:ins>
      <w:proofErr w:type="gramStart"/>
      <w:r>
        <w:rPr>
          <w:rFonts w:asciiTheme="minorEastAsia" w:eastAsiaTheme="minorEastAsia" w:hAnsiTheme="minorEastAsia" w:hint="eastAsia"/>
          <w:sz w:val="28"/>
          <w:szCs w:val="32"/>
        </w:rPr>
        <w:t>一栏已导入</w:t>
      </w:r>
      <w:proofErr w:type="gramEnd"/>
      <w:del w:id="186" w:author="Lenovo User" w:date="2016-10-13T09:10:00Z">
        <w:r w:rsidDel="00D50C24">
          <w:rPr>
            <w:rFonts w:asciiTheme="minorEastAsia" w:eastAsiaTheme="minorEastAsia" w:hAnsiTheme="minorEastAsia" w:hint="eastAsia"/>
            <w:sz w:val="28"/>
            <w:szCs w:val="32"/>
          </w:rPr>
          <w:delText>科室</w:delText>
        </w:r>
      </w:del>
      <w:ins w:id="187" w:author="Lenovo User" w:date="2016-10-13T09:10:00Z">
        <w:r w:rsidR="00D50C24">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2016年申请的所有项目，如果是延续性项目，</w:t>
      </w:r>
      <w:del w:id="188" w:author="Lenovo User" w:date="2016-10-13T09:10:00Z">
        <w:r w:rsidDel="00D50C24">
          <w:rPr>
            <w:rFonts w:asciiTheme="minorEastAsia" w:eastAsiaTheme="minorEastAsia" w:hAnsiTheme="minorEastAsia" w:hint="eastAsia"/>
            <w:sz w:val="28"/>
            <w:szCs w:val="32"/>
          </w:rPr>
          <w:delText>科室</w:delText>
        </w:r>
      </w:del>
      <w:ins w:id="189" w:author="Lenovo User" w:date="2016-10-13T09:10:00Z">
        <w:r w:rsidR="00D50C24">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可直接在下拉框中选择项目名称。如果</w:t>
      </w:r>
      <w:del w:id="190" w:author="Lenovo User" w:date="2016-10-13T09:10:00Z">
        <w:r w:rsidDel="00D50C24">
          <w:rPr>
            <w:rFonts w:asciiTheme="minorEastAsia" w:eastAsiaTheme="minorEastAsia" w:hAnsiTheme="minorEastAsia" w:hint="eastAsia"/>
            <w:sz w:val="28"/>
            <w:szCs w:val="32"/>
          </w:rPr>
          <w:delText>科室</w:delText>
        </w:r>
      </w:del>
      <w:ins w:id="191" w:author="Lenovo User" w:date="2016-10-13T09:10:00Z">
        <w:r w:rsidR="00D50C24">
          <w:rPr>
            <w:rFonts w:asciiTheme="minorEastAsia" w:eastAsiaTheme="minorEastAsia" w:hAnsiTheme="minorEastAsia" w:hint="eastAsia"/>
            <w:sz w:val="28"/>
            <w:szCs w:val="32"/>
          </w:rPr>
          <w:t>部门</w:t>
        </w:r>
      </w:ins>
      <w:del w:id="192" w:author="Lenovo User" w:date="2016-10-13T09:10:00Z">
        <w:r w:rsidDel="00D50C24">
          <w:rPr>
            <w:rFonts w:asciiTheme="minorEastAsia" w:eastAsiaTheme="minorEastAsia" w:hAnsiTheme="minorEastAsia" w:hint="eastAsia"/>
            <w:sz w:val="28"/>
            <w:szCs w:val="32"/>
          </w:rPr>
          <w:delText>2017年需要申请以前年度没有申请过的项目预算</w:delText>
        </w:r>
      </w:del>
      <w:ins w:id="193" w:author="Lenovo User" w:date="2016-10-13T09:10:00Z">
        <w:r w:rsidR="00D50C24">
          <w:rPr>
            <w:rFonts w:asciiTheme="minorEastAsia" w:eastAsiaTheme="minorEastAsia" w:hAnsiTheme="minorEastAsia" w:hint="eastAsia"/>
            <w:sz w:val="28"/>
            <w:szCs w:val="32"/>
          </w:rPr>
          <w:t>需要新增2017年项目</w:t>
        </w:r>
      </w:ins>
      <w:r>
        <w:rPr>
          <w:rFonts w:asciiTheme="minorEastAsia" w:eastAsiaTheme="minorEastAsia" w:hAnsiTheme="minorEastAsia" w:hint="eastAsia"/>
          <w:sz w:val="28"/>
          <w:szCs w:val="32"/>
        </w:rPr>
        <w:t>，点击下拉框右边的</w:t>
      </w:r>
      <w:r w:rsidRPr="000A6F90">
        <w:rPr>
          <w:rFonts w:asciiTheme="minorEastAsia" w:eastAsiaTheme="minorEastAsia" w:hAnsiTheme="minorEastAsia" w:hint="eastAsia"/>
          <w:sz w:val="28"/>
          <w:szCs w:val="32"/>
          <w:shd w:val="pct15" w:color="auto" w:fill="FFFFFF"/>
        </w:rPr>
        <w:t>“新增”</w:t>
      </w:r>
      <w:r>
        <w:rPr>
          <w:rFonts w:asciiTheme="minorEastAsia" w:eastAsiaTheme="minorEastAsia" w:hAnsiTheme="minorEastAsia" w:hint="eastAsia"/>
          <w:sz w:val="28"/>
          <w:szCs w:val="32"/>
        </w:rPr>
        <w:t>按钮，填写新的项目预算名称。</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注意：2017年度不再接受以“其他”命名的项目预算。</w:t>
      </w:r>
    </w:p>
    <w:p w:rsidR="003005DB" w:rsidRDefault="00972EE9">
      <w:pPr>
        <w:snapToGrid w:val="0"/>
        <w:spacing w:line="276" w:lineRule="auto"/>
        <w:ind w:firstLineChars="200" w:firstLine="560"/>
        <w:rPr>
          <w:rFonts w:asciiTheme="minorEastAsia" w:eastAsiaTheme="minorEastAsia" w:hAnsiTheme="minorEastAsia"/>
          <w:sz w:val="28"/>
          <w:szCs w:val="32"/>
        </w:rPr>
      </w:pPr>
      <w:ins w:id="194" w:author="super" w:date="2016-10-10T04:38: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经费类别</w:t>
      </w:r>
      <w:ins w:id="195" w:author="super" w:date="2016-10-10T04:38: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已置灰，不需科室填写。仅需要</w:t>
      </w:r>
      <w:ins w:id="196"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确认此处经费类别为“一般经费预算”。</w:t>
      </w:r>
    </w:p>
    <w:p w:rsidR="003005DB" w:rsidRDefault="00972EE9">
      <w:pPr>
        <w:snapToGrid w:val="0"/>
        <w:spacing w:line="276" w:lineRule="auto"/>
        <w:ind w:firstLineChars="200" w:firstLine="560"/>
        <w:rPr>
          <w:rFonts w:asciiTheme="minorEastAsia" w:eastAsiaTheme="minorEastAsia" w:hAnsiTheme="minorEastAsia"/>
          <w:sz w:val="28"/>
          <w:szCs w:val="32"/>
        </w:rPr>
      </w:pPr>
      <w:ins w:id="197" w:author="super" w:date="2016-10-10T04:38: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经费金额</w:t>
      </w:r>
      <w:ins w:id="198" w:author="super" w:date="2016-10-10T04:38: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已置灰，由项目支出明细</w:t>
      </w:r>
      <w:del w:id="199" w:author="Lenovo User" w:date="2016-10-13T09:11:00Z">
        <w:r w:rsidDel="00D50C24">
          <w:rPr>
            <w:rFonts w:asciiTheme="minorEastAsia" w:eastAsiaTheme="minorEastAsia" w:hAnsiTheme="minorEastAsia" w:hint="eastAsia"/>
            <w:sz w:val="28"/>
            <w:szCs w:val="32"/>
          </w:rPr>
          <w:delText>加总得出</w:delText>
        </w:r>
      </w:del>
      <w:ins w:id="200" w:author="Lenovo User" w:date="2016-10-13T09:11:00Z">
        <w:r w:rsidR="00D50C24">
          <w:rPr>
            <w:rFonts w:asciiTheme="minorEastAsia" w:eastAsiaTheme="minorEastAsia" w:hAnsiTheme="minorEastAsia" w:hint="eastAsia"/>
            <w:sz w:val="28"/>
            <w:szCs w:val="32"/>
          </w:rPr>
          <w:t>自动加总</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ins w:id="201" w:author="super" w:date="2016-10-10T04:38: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w:t>
      </w:r>
      <w:del w:id="202" w:author="super" w:date="2016-10-10T04:38:00Z">
        <w:r w:rsidRPr="000A6F90">
          <w:rPr>
            <w:rFonts w:asciiTheme="minorEastAsia" w:eastAsiaTheme="minorEastAsia" w:hAnsiTheme="minorEastAsia" w:hint="eastAsia"/>
            <w:sz w:val="28"/>
            <w:szCs w:val="32"/>
            <w:shd w:val="pct15" w:color="auto" w:fill="FFFFFF"/>
          </w:rPr>
          <w:delText>代码</w:delText>
        </w:r>
      </w:del>
      <w:r w:rsidRPr="000A6F90">
        <w:rPr>
          <w:rFonts w:asciiTheme="minorEastAsia" w:eastAsiaTheme="minorEastAsia" w:hAnsiTheme="minorEastAsia" w:hint="eastAsia"/>
          <w:sz w:val="28"/>
          <w:szCs w:val="32"/>
          <w:shd w:val="pct15" w:color="auto" w:fill="FFFFFF"/>
        </w:rPr>
        <w:t>编码</w:t>
      </w:r>
      <w:ins w:id="203" w:author="super" w:date="2016-10-10T04:38: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已置灰，后期由预算工作委员会办公室统一编码，下发给科室。</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“申请说明”</w:t>
      </w:r>
      <w:r>
        <w:rPr>
          <w:rFonts w:asciiTheme="minorEastAsia" w:eastAsiaTheme="minorEastAsia" w:hAnsiTheme="minorEastAsia" w:hint="eastAsia"/>
          <w:sz w:val="28"/>
          <w:szCs w:val="32"/>
        </w:rPr>
        <w:t>栏填制项目预算申请依据，包括项目立项、支出测算、领导签批等，可</w:t>
      </w:r>
      <w:commentRangeStart w:id="204"/>
      <w:r>
        <w:rPr>
          <w:rFonts w:asciiTheme="minorEastAsia" w:eastAsiaTheme="minorEastAsia" w:hAnsiTheme="minorEastAsia" w:hint="eastAsia"/>
          <w:sz w:val="28"/>
          <w:szCs w:val="32"/>
        </w:rPr>
        <w:t>上传附件</w:t>
      </w:r>
      <w:commentRangeEnd w:id="204"/>
      <w:r>
        <w:commentReference w:id="204"/>
      </w:r>
      <w:ins w:id="205" w:author="Lenovo User" w:date="2016-10-13T09:11:00Z">
        <w:r w:rsidR="00D50C24">
          <w:rPr>
            <w:rFonts w:asciiTheme="minorEastAsia" w:eastAsiaTheme="minorEastAsia" w:hAnsiTheme="minorEastAsia" w:hint="eastAsia"/>
            <w:sz w:val="28"/>
            <w:szCs w:val="32"/>
          </w:rPr>
          <w:t>、佐证材料</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w:t>
      </w:r>
      <w:r w:rsidR="00B70D42" w:rsidRPr="00B70D42">
        <w:rPr>
          <w:rFonts w:asciiTheme="minorEastAsia" w:eastAsiaTheme="minorEastAsia" w:hAnsiTheme="minorEastAsia" w:hint="eastAsia"/>
          <w:b/>
          <w:sz w:val="28"/>
          <w:szCs w:val="32"/>
        </w:rPr>
        <w:t>部门</w:t>
      </w:r>
      <w:r>
        <w:rPr>
          <w:rFonts w:asciiTheme="minorEastAsia" w:eastAsiaTheme="minorEastAsia" w:hAnsiTheme="minorEastAsia" w:hint="eastAsia"/>
          <w:b/>
          <w:sz w:val="28"/>
          <w:szCs w:val="32"/>
        </w:rPr>
        <w:t>填写的预算申请说明将作为后期预算批复依据。申请说明一</w:t>
      </w:r>
      <w:proofErr w:type="gramStart"/>
      <w:r>
        <w:rPr>
          <w:rFonts w:asciiTheme="minorEastAsia" w:eastAsiaTheme="minorEastAsia" w:hAnsiTheme="minorEastAsia" w:hint="eastAsia"/>
          <w:b/>
          <w:sz w:val="28"/>
          <w:szCs w:val="32"/>
        </w:rPr>
        <w:t>栏必须</w:t>
      </w:r>
      <w:proofErr w:type="gramEnd"/>
      <w:r>
        <w:rPr>
          <w:rFonts w:asciiTheme="minorEastAsia" w:eastAsiaTheme="minorEastAsia" w:hAnsiTheme="minorEastAsia" w:hint="eastAsia"/>
          <w:b/>
          <w:sz w:val="28"/>
          <w:szCs w:val="32"/>
        </w:rPr>
        <w:t>填写，否则无法保存。</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w:t>
      </w:r>
      <w:ins w:id="206" w:author="super" w:date="2016-10-10T04:50:00Z">
        <w:r w:rsidRPr="000A6F90">
          <w:rPr>
            <w:rFonts w:asciiTheme="minorEastAsia" w:eastAsiaTheme="minorEastAsia" w:hAnsiTheme="minorEastAsia" w:hint="eastAsia"/>
            <w:sz w:val="28"/>
            <w:szCs w:val="32"/>
            <w:shd w:val="pct15" w:color="auto" w:fill="FFFFFF"/>
          </w:rPr>
          <w:t>项目</w:t>
        </w:r>
      </w:ins>
      <w:r w:rsidRPr="000A6F90">
        <w:rPr>
          <w:rFonts w:asciiTheme="minorEastAsia" w:eastAsiaTheme="minorEastAsia" w:hAnsiTheme="minorEastAsia" w:hint="eastAsia"/>
          <w:sz w:val="28"/>
          <w:szCs w:val="32"/>
          <w:shd w:val="pct15" w:color="auto" w:fill="FFFFFF"/>
        </w:rPr>
        <w:t>支出明细”</w:t>
      </w:r>
      <w:r>
        <w:rPr>
          <w:rFonts w:asciiTheme="minorEastAsia" w:eastAsiaTheme="minorEastAsia" w:hAnsiTheme="minorEastAsia" w:hint="eastAsia"/>
          <w:sz w:val="28"/>
          <w:szCs w:val="32"/>
        </w:rPr>
        <w:t>栏填列项目的</w:t>
      </w:r>
      <w:ins w:id="207" w:author="super" w:date="2016-10-10T04:50:00Z">
        <w:r w:rsidRPr="000A6F90">
          <w:rPr>
            <w:rFonts w:asciiTheme="minorEastAsia" w:eastAsiaTheme="minorEastAsia" w:hAnsiTheme="minorEastAsia" w:hint="eastAsia"/>
            <w:sz w:val="28"/>
            <w:szCs w:val="32"/>
            <w:shd w:val="pct15" w:color="auto" w:fill="FFFFFF"/>
          </w:rPr>
          <w:t>“</w:t>
        </w:r>
      </w:ins>
      <w:del w:id="208" w:author="super" w:date="2016-10-10T04:50:00Z">
        <w:r w:rsidRPr="000A6F90">
          <w:rPr>
            <w:rFonts w:asciiTheme="minorEastAsia" w:eastAsiaTheme="minorEastAsia" w:hAnsiTheme="minorEastAsia" w:hint="eastAsia"/>
            <w:sz w:val="28"/>
            <w:szCs w:val="32"/>
            <w:shd w:val="pct15" w:color="auto" w:fill="FFFFFF"/>
          </w:rPr>
          <w:delText>具体</w:delText>
        </w:r>
      </w:del>
      <w:r w:rsidRPr="000A6F90">
        <w:rPr>
          <w:rFonts w:asciiTheme="minorEastAsia" w:eastAsiaTheme="minorEastAsia" w:hAnsiTheme="minorEastAsia" w:hint="eastAsia"/>
          <w:sz w:val="28"/>
          <w:szCs w:val="32"/>
          <w:shd w:val="pct15" w:color="auto" w:fill="FFFFFF"/>
        </w:rPr>
        <w:t>支出</w:t>
      </w:r>
      <w:del w:id="209" w:author="super" w:date="2016-10-10T04:35:00Z">
        <w:r w:rsidRPr="000A6F90">
          <w:rPr>
            <w:rFonts w:asciiTheme="minorEastAsia" w:eastAsiaTheme="minorEastAsia" w:hAnsiTheme="minorEastAsia" w:hint="eastAsia"/>
            <w:sz w:val="28"/>
            <w:szCs w:val="32"/>
            <w:shd w:val="pct15" w:color="auto" w:fill="FFFFFF"/>
          </w:rPr>
          <w:delText>内容</w:delText>
        </w:r>
      </w:del>
      <w:ins w:id="210" w:author="super" w:date="2016-10-10T04:35:00Z">
        <w:r w:rsidRPr="000A6F90">
          <w:rPr>
            <w:rFonts w:asciiTheme="minorEastAsia" w:eastAsiaTheme="minorEastAsia" w:hAnsiTheme="minorEastAsia" w:hint="eastAsia"/>
            <w:sz w:val="28"/>
            <w:szCs w:val="32"/>
            <w:shd w:val="pct15" w:color="auto" w:fill="FFFFFF"/>
          </w:rPr>
          <w:t>明细</w:t>
        </w:r>
      </w:ins>
      <w:del w:id="211" w:author="super" w:date="2016-10-10T04:50:00Z">
        <w:r w:rsidRPr="000A6F90">
          <w:rPr>
            <w:rFonts w:asciiTheme="minorEastAsia" w:eastAsiaTheme="minorEastAsia" w:hAnsiTheme="minorEastAsia" w:hint="eastAsia"/>
            <w:sz w:val="28"/>
            <w:szCs w:val="32"/>
            <w:shd w:val="pct15" w:color="auto" w:fill="FFFFFF"/>
          </w:rPr>
          <w:delText>、</w:delText>
        </w:r>
      </w:del>
      <w:ins w:id="212" w:author="super" w:date="2016-10-10T04:50:00Z">
        <w:r w:rsidRPr="000A6F90">
          <w:rPr>
            <w:rFonts w:asciiTheme="minorEastAsia" w:eastAsiaTheme="minorEastAsia" w:hAnsiTheme="minorEastAsia" w:hint="eastAsia"/>
            <w:sz w:val="28"/>
            <w:szCs w:val="32"/>
            <w:shd w:val="pct15" w:color="auto" w:fill="FFFFFF"/>
          </w:rPr>
          <w:t>”“申请</w:t>
        </w:r>
      </w:ins>
      <w:r w:rsidRPr="000A6F90">
        <w:rPr>
          <w:rFonts w:asciiTheme="minorEastAsia" w:eastAsiaTheme="minorEastAsia" w:hAnsiTheme="minorEastAsia" w:hint="eastAsia"/>
          <w:sz w:val="28"/>
          <w:szCs w:val="32"/>
          <w:shd w:val="pct15" w:color="auto" w:fill="FFFFFF"/>
        </w:rPr>
        <w:t>金额</w:t>
      </w:r>
      <w:ins w:id="213" w:author="super" w:date="2016-10-10T04:50:00Z">
        <w:r w:rsidRPr="000A6F90">
          <w:rPr>
            <w:rFonts w:asciiTheme="minorEastAsia" w:eastAsiaTheme="minorEastAsia" w:hAnsiTheme="minorEastAsia" w:hint="eastAsia"/>
            <w:sz w:val="28"/>
            <w:szCs w:val="32"/>
            <w:shd w:val="pct15" w:color="auto" w:fill="FFFFFF"/>
          </w:rPr>
          <w:t>”</w:t>
        </w:r>
      </w:ins>
      <w:del w:id="214" w:author="super" w:date="2016-10-10T04:50:00Z">
        <w:r>
          <w:rPr>
            <w:rFonts w:asciiTheme="minorEastAsia" w:eastAsiaTheme="minorEastAsia" w:hAnsiTheme="minorEastAsia" w:hint="eastAsia"/>
            <w:sz w:val="28"/>
            <w:szCs w:val="32"/>
          </w:rPr>
          <w:delText>及</w:delText>
        </w:r>
      </w:del>
      <w:ins w:id="215" w:author="super" w:date="2016-10-10T04:50:00Z">
        <w:r>
          <w:rPr>
            <w:rFonts w:asciiTheme="minorEastAsia" w:eastAsiaTheme="minorEastAsia" w:hAnsiTheme="minorEastAsia" w:hint="eastAsia"/>
            <w:sz w:val="28"/>
            <w:szCs w:val="32"/>
          </w:rPr>
          <w:t>和</w:t>
        </w:r>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依据</w:t>
      </w:r>
      <w:ins w:id="216" w:author="super" w:date="2016-10-10T04:50:00Z">
        <w:r w:rsidRPr="000A6F90">
          <w:rPr>
            <w:rFonts w:asciiTheme="minorEastAsia" w:eastAsiaTheme="minorEastAsia" w:hAnsiTheme="minorEastAsia" w:hint="eastAsia"/>
            <w:sz w:val="28"/>
            <w:szCs w:val="32"/>
            <w:shd w:val="pct15" w:color="auto" w:fill="FFFFFF"/>
          </w:rPr>
          <w:t>说明”</w:t>
        </w:r>
      </w:ins>
      <w:r>
        <w:rPr>
          <w:rFonts w:asciiTheme="minorEastAsia" w:eastAsiaTheme="minorEastAsia" w:hAnsiTheme="minorEastAsia" w:hint="eastAsia"/>
          <w:sz w:val="28"/>
          <w:szCs w:val="32"/>
        </w:rPr>
        <w:t>。项目所有内容填列完毕后，由系统自动加总得出项目总经费</w:t>
      </w:r>
      <w:ins w:id="217" w:author="super" w:date="2016-10-10T04:35:00Z">
        <w:r>
          <w:rPr>
            <w:rFonts w:asciiTheme="minorEastAsia" w:eastAsiaTheme="minorEastAsia" w:hAnsiTheme="minorEastAsia" w:hint="eastAsia"/>
            <w:sz w:val="28"/>
            <w:szCs w:val="32"/>
          </w:rPr>
          <w:t>，反映在</w:t>
        </w:r>
        <w:r w:rsidRPr="000A6F90">
          <w:rPr>
            <w:rFonts w:asciiTheme="minorEastAsia" w:eastAsiaTheme="minorEastAsia" w:hAnsiTheme="minorEastAsia" w:hint="eastAsia"/>
            <w:sz w:val="28"/>
            <w:szCs w:val="32"/>
            <w:shd w:val="pct15" w:color="auto" w:fill="FFFFFF"/>
          </w:rPr>
          <w:t>“经费金额”</w:t>
        </w:r>
      </w:ins>
      <w:ins w:id="218" w:author="super" w:date="2016-10-10T04:36:00Z">
        <w:r>
          <w:rPr>
            <w:rFonts w:asciiTheme="minorEastAsia" w:eastAsiaTheme="minorEastAsia" w:hAnsiTheme="minorEastAsia" w:hint="eastAsia"/>
            <w:sz w:val="28"/>
            <w:szCs w:val="32"/>
          </w:rPr>
          <w:t>栏</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所有内容填制完毕，点击</w:t>
      </w:r>
      <w:r w:rsidRPr="000A6F90">
        <w:rPr>
          <w:rFonts w:asciiTheme="minorEastAsia" w:eastAsiaTheme="minorEastAsia" w:hAnsiTheme="minorEastAsia" w:hint="eastAsia"/>
          <w:sz w:val="28"/>
          <w:szCs w:val="32"/>
          <w:shd w:val="pct15" w:color="auto" w:fill="FFFFFF"/>
        </w:rPr>
        <w:t>“保存并新增”</w:t>
      </w:r>
      <w:r>
        <w:rPr>
          <w:rFonts w:asciiTheme="minorEastAsia" w:eastAsiaTheme="minorEastAsia" w:hAnsiTheme="minorEastAsia" w:hint="eastAsia"/>
          <w:sz w:val="28"/>
          <w:szCs w:val="32"/>
        </w:rPr>
        <w:t>，开始填列科室下一条预算。</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以某项目为例：</w:t>
      </w:r>
    </w:p>
    <w:p w:rsidR="003005DB" w:rsidRDefault="003005DB">
      <w:pPr>
        <w:snapToGrid w:val="0"/>
        <w:spacing w:line="276" w:lineRule="auto"/>
        <w:ind w:firstLineChars="200" w:firstLine="640"/>
        <w:rPr>
          <w:rFonts w:asciiTheme="minorEastAsia" w:eastAsiaTheme="minorEastAsia" w:hAnsiTheme="minorEastAsia"/>
          <w:sz w:val="32"/>
          <w:szCs w:val="32"/>
        </w:rPr>
      </w:pPr>
    </w:p>
    <w:p w:rsidR="003005DB" w:rsidRPr="00B70D42" w:rsidRDefault="00972EE9" w:rsidP="00B70D42">
      <w:pPr>
        <w:pStyle w:val="4"/>
        <w:spacing w:line="377" w:lineRule="auto"/>
        <w:ind w:firstLineChars="200" w:firstLine="562"/>
      </w:pPr>
      <w:r w:rsidRPr="00B70D42">
        <w:rPr>
          <w:rFonts w:hint="eastAsia"/>
        </w:rPr>
        <w:t>（三）申请资产购置预算（需要以下</w:t>
      </w:r>
      <w:r w:rsidR="00B70D42" w:rsidRPr="00B70D42">
        <w:rPr>
          <w:rFonts w:hint="eastAsia"/>
        </w:rPr>
        <w:t>部门</w:t>
      </w:r>
      <w:r w:rsidRPr="00B70D42">
        <w:rPr>
          <w:rFonts w:hint="eastAsia"/>
        </w:rPr>
        <w:t>填列：总务处、医学工程科、计算机管理中心、图书室）</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点击页面左侧</w:t>
      </w:r>
      <w:r w:rsidRPr="000A6F90">
        <w:rPr>
          <w:rFonts w:asciiTheme="minorEastAsia" w:eastAsiaTheme="minorEastAsia" w:hAnsiTheme="minorEastAsia" w:hint="eastAsia"/>
          <w:sz w:val="28"/>
          <w:szCs w:val="32"/>
          <w:shd w:val="pct15" w:color="auto" w:fill="FFFFFF"/>
        </w:rPr>
        <w:t>“</w:t>
      </w:r>
      <w:commentRangeStart w:id="219"/>
      <w:r w:rsidRPr="000A6F90">
        <w:rPr>
          <w:rFonts w:asciiTheme="minorEastAsia" w:eastAsiaTheme="minorEastAsia" w:hAnsiTheme="minorEastAsia" w:hint="eastAsia"/>
          <w:sz w:val="28"/>
          <w:szCs w:val="32"/>
          <w:shd w:val="pct15" w:color="auto" w:fill="FFFFFF"/>
        </w:rPr>
        <w:t>资产购置预算</w:t>
      </w:r>
      <w:commentRangeEnd w:id="219"/>
      <w:r w:rsidRPr="000A6F90">
        <w:rPr>
          <w:shd w:val="pct15" w:color="auto" w:fill="FFFFFF"/>
        </w:rPr>
        <w:commentReference w:id="219"/>
      </w:r>
      <w:r w:rsidRPr="000A6F90">
        <w:rPr>
          <w:rFonts w:asciiTheme="minorEastAsia" w:eastAsiaTheme="minorEastAsia" w:hAnsiTheme="minorEastAsia" w:hint="eastAsia"/>
          <w:sz w:val="28"/>
          <w:szCs w:val="32"/>
          <w:shd w:val="pct15" w:color="auto" w:fill="FFFFFF"/>
        </w:rPr>
        <w:t>”</w:t>
      </w:r>
      <w:r>
        <w:rPr>
          <w:rFonts w:asciiTheme="minorEastAsia" w:eastAsiaTheme="minorEastAsia" w:hAnsiTheme="minorEastAsia" w:hint="eastAsia"/>
          <w:sz w:val="28"/>
          <w:szCs w:val="32"/>
        </w:rPr>
        <w:t>，进入</w:t>
      </w:r>
      <w:ins w:id="220"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设备购置预算申请页面。</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w:t>
      </w:r>
      <w:r w:rsidRPr="000A6F90">
        <w:rPr>
          <w:rFonts w:asciiTheme="minorEastAsia" w:eastAsiaTheme="minorEastAsia" w:hAnsiTheme="minorEastAsia" w:hint="eastAsia"/>
          <w:sz w:val="28"/>
          <w:szCs w:val="32"/>
          <w:shd w:val="pct15" w:color="auto" w:fill="FFFFFF"/>
        </w:rPr>
        <w:t>“</w:t>
      </w:r>
      <w:commentRangeStart w:id="221"/>
      <w:r w:rsidRPr="000A6F90">
        <w:rPr>
          <w:rFonts w:asciiTheme="minorEastAsia" w:eastAsiaTheme="minorEastAsia" w:hAnsiTheme="minorEastAsia" w:hint="eastAsia"/>
          <w:sz w:val="28"/>
          <w:szCs w:val="32"/>
          <w:shd w:val="pct15" w:color="auto" w:fill="FFFFFF"/>
        </w:rPr>
        <w:t>新增</w:t>
      </w:r>
      <w:commentRangeEnd w:id="221"/>
      <w:r w:rsidRPr="000A6F90">
        <w:rPr>
          <w:shd w:val="pct15" w:color="auto" w:fill="FFFFFF"/>
        </w:rPr>
        <w:commentReference w:id="221"/>
      </w:r>
      <w:r w:rsidRPr="000A6F90">
        <w:rPr>
          <w:rFonts w:asciiTheme="minorEastAsia" w:eastAsiaTheme="minorEastAsia" w:hAnsiTheme="minorEastAsia" w:hint="eastAsia"/>
          <w:sz w:val="28"/>
          <w:szCs w:val="32"/>
          <w:shd w:val="pct15" w:color="auto" w:fill="FFFFFF"/>
        </w:rPr>
        <w:t>”</w:t>
      </w:r>
      <w:r>
        <w:rPr>
          <w:rFonts w:asciiTheme="minorEastAsia" w:eastAsiaTheme="minorEastAsia" w:hAnsiTheme="minorEastAsia" w:hint="eastAsia"/>
          <w:sz w:val="28"/>
          <w:szCs w:val="32"/>
        </w:rPr>
        <w:t>栏，可申报</w:t>
      </w:r>
      <w:ins w:id="222"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2017年支出预算</w:t>
      </w:r>
      <w:r w:rsidR="00762E14">
        <w:rPr>
          <w:rFonts w:asciiTheme="minorEastAsia" w:eastAsiaTheme="minorEastAsia" w:hAnsiTheme="minorEastAsia" w:hint="eastAsia"/>
          <w:sz w:val="28"/>
          <w:szCs w:val="32"/>
        </w:rPr>
        <w:t>项目</w:t>
      </w:r>
      <w:r>
        <w:rPr>
          <w:rFonts w:asciiTheme="minorEastAsia" w:eastAsiaTheme="minorEastAsia" w:hAnsiTheme="minorEastAsia" w:hint="eastAsia"/>
          <w:sz w:val="28"/>
          <w:szCs w:val="32"/>
        </w:rPr>
        <w:t>。</w:t>
      </w:r>
    </w:p>
    <w:p w:rsidR="003005DB" w:rsidRDefault="00972EE9">
      <w:pPr>
        <w:snapToGrid w:val="0"/>
        <w:spacing w:line="276" w:lineRule="auto"/>
        <w:rPr>
          <w:rFonts w:asciiTheme="minorEastAsia" w:eastAsiaTheme="minorEastAsia" w:hAnsiTheme="minorEastAsia"/>
          <w:sz w:val="32"/>
          <w:szCs w:val="32"/>
        </w:rPr>
      </w:pPr>
      <w:r>
        <w:rPr>
          <w:rFonts w:asciiTheme="minorEastAsia" w:eastAsiaTheme="minorEastAsia" w:hAnsiTheme="minorEastAsia"/>
          <w:noProof/>
          <w:sz w:val="32"/>
          <w:szCs w:val="32"/>
        </w:rPr>
        <w:drawing>
          <wp:inline distT="0" distB="0" distL="114300" distR="114300">
            <wp:extent cx="5721985" cy="352996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730313" cy="3534809"/>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进入2017年</w:t>
      </w:r>
      <w:r w:rsidRPr="000A6F90">
        <w:rPr>
          <w:rFonts w:asciiTheme="minorEastAsia" w:eastAsiaTheme="minorEastAsia" w:hAnsiTheme="minorEastAsia" w:hint="eastAsia"/>
          <w:sz w:val="28"/>
          <w:szCs w:val="32"/>
          <w:shd w:val="pct15" w:color="auto" w:fill="FFFFFF"/>
        </w:rPr>
        <w:t>“资产购置预算”</w:t>
      </w:r>
      <w:r>
        <w:rPr>
          <w:rFonts w:asciiTheme="minorEastAsia" w:eastAsiaTheme="minorEastAsia" w:hAnsiTheme="minorEastAsia" w:hint="eastAsia"/>
          <w:sz w:val="28"/>
          <w:szCs w:val="32"/>
        </w:rPr>
        <w:t>页面后，首先确认预算</w:t>
      </w:r>
      <w:ins w:id="223"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、部门负责人及申请年度</w:t>
      </w:r>
      <w:r w:rsidR="000A6F90">
        <w:rPr>
          <w:rFonts w:asciiTheme="minorEastAsia" w:eastAsiaTheme="minorEastAsia" w:hAnsiTheme="minorEastAsia" w:hint="eastAsia"/>
          <w:sz w:val="28"/>
          <w:szCs w:val="32"/>
        </w:rPr>
        <w:t>是否正确</w:t>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ins w:id="224" w:author="super" w:date="2016-10-10T04:39: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经费名称</w:t>
      </w:r>
      <w:ins w:id="225" w:author="super" w:date="2016-10-10T04:39:00Z">
        <w:r w:rsidRPr="000A6F90">
          <w:rPr>
            <w:rFonts w:asciiTheme="minorEastAsia" w:eastAsiaTheme="minorEastAsia" w:hAnsiTheme="minorEastAsia" w:hint="eastAsia"/>
            <w:sz w:val="28"/>
            <w:szCs w:val="32"/>
            <w:shd w:val="pct15" w:color="auto" w:fill="FFFFFF"/>
          </w:rPr>
          <w:t>”</w:t>
        </w:r>
      </w:ins>
      <w:proofErr w:type="gramStart"/>
      <w:r>
        <w:rPr>
          <w:rFonts w:asciiTheme="minorEastAsia" w:eastAsiaTheme="minorEastAsia" w:hAnsiTheme="minorEastAsia" w:hint="eastAsia"/>
          <w:sz w:val="28"/>
          <w:szCs w:val="32"/>
        </w:rPr>
        <w:t>一栏已导入</w:t>
      </w:r>
      <w:proofErr w:type="gramEnd"/>
      <w:ins w:id="226"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2016年申请的所有项目，如果是延续性项目，</w:t>
      </w:r>
      <w:ins w:id="227" w:author="Lenovo User" w:date="2016-10-13T08:59: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直接在下拉框中选择项目名称。</w:t>
      </w:r>
      <w:r w:rsidR="00B70D42">
        <w:rPr>
          <w:rFonts w:asciiTheme="minorEastAsia" w:eastAsiaTheme="minorEastAsia" w:hAnsiTheme="minorEastAsia" w:hint="eastAsia"/>
          <w:sz w:val="28"/>
          <w:szCs w:val="32"/>
        </w:rPr>
        <w:t>如果</w:t>
      </w:r>
      <w:del w:id="228" w:author="Lenovo User" w:date="2016-10-13T09:10:00Z">
        <w:r w:rsidR="00B70D42" w:rsidDel="00D50C24">
          <w:rPr>
            <w:rFonts w:asciiTheme="minorEastAsia" w:eastAsiaTheme="minorEastAsia" w:hAnsiTheme="minorEastAsia" w:hint="eastAsia"/>
            <w:sz w:val="28"/>
            <w:szCs w:val="32"/>
          </w:rPr>
          <w:delText>科室</w:delText>
        </w:r>
      </w:del>
      <w:ins w:id="229" w:author="Lenovo User" w:date="2016-10-13T09:10:00Z">
        <w:r w:rsidR="00B70D42">
          <w:rPr>
            <w:rFonts w:asciiTheme="minorEastAsia" w:eastAsiaTheme="minorEastAsia" w:hAnsiTheme="minorEastAsia" w:hint="eastAsia"/>
            <w:sz w:val="28"/>
            <w:szCs w:val="32"/>
          </w:rPr>
          <w:t>部门</w:t>
        </w:r>
      </w:ins>
      <w:del w:id="230" w:author="Lenovo User" w:date="2016-10-13T09:10:00Z">
        <w:r w:rsidR="00B70D42" w:rsidDel="00D50C24">
          <w:rPr>
            <w:rFonts w:asciiTheme="minorEastAsia" w:eastAsiaTheme="minorEastAsia" w:hAnsiTheme="minorEastAsia" w:hint="eastAsia"/>
            <w:sz w:val="28"/>
            <w:szCs w:val="32"/>
          </w:rPr>
          <w:delText>2017年需要申请以前年度没有申请过的项目预算</w:delText>
        </w:r>
      </w:del>
      <w:ins w:id="231" w:author="Lenovo User" w:date="2016-10-13T09:10:00Z">
        <w:r w:rsidR="00B70D42">
          <w:rPr>
            <w:rFonts w:asciiTheme="minorEastAsia" w:eastAsiaTheme="minorEastAsia" w:hAnsiTheme="minorEastAsia" w:hint="eastAsia"/>
            <w:sz w:val="28"/>
            <w:szCs w:val="32"/>
          </w:rPr>
          <w:t>需要新增2017年项目</w:t>
        </w:r>
      </w:ins>
      <w:r>
        <w:rPr>
          <w:rFonts w:asciiTheme="minorEastAsia" w:eastAsiaTheme="minorEastAsia" w:hAnsiTheme="minorEastAsia" w:hint="eastAsia"/>
          <w:sz w:val="28"/>
          <w:szCs w:val="32"/>
        </w:rPr>
        <w:t>，点击下拉框右边的</w:t>
      </w:r>
      <w:r w:rsidRPr="000A6F90">
        <w:rPr>
          <w:rFonts w:asciiTheme="minorEastAsia" w:eastAsiaTheme="minorEastAsia" w:hAnsiTheme="minorEastAsia" w:hint="eastAsia"/>
          <w:sz w:val="28"/>
          <w:szCs w:val="32"/>
          <w:shd w:val="pct15" w:color="auto" w:fill="FFFFFF"/>
        </w:rPr>
        <w:t>“新增”</w:t>
      </w:r>
      <w:r>
        <w:rPr>
          <w:rFonts w:asciiTheme="minorEastAsia" w:eastAsiaTheme="minorEastAsia" w:hAnsiTheme="minorEastAsia" w:hint="eastAsia"/>
          <w:sz w:val="28"/>
          <w:szCs w:val="32"/>
        </w:rPr>
        <w:t>按钮，填写新的项目预算名称。</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注意：2017年度不再接受以“其他”命名的项目预算。</w:t>
      </w:r>
    </w:p>
    <w:p w:rsidR="003005DB" w:rsidRDefault="00972EE9">
      <w:pPr>
        <w:snapToGrid w:val="0"/>
        <w:spacing w:line="276" w:lineRule="auto"/>
        <w:ind w:firstLineChars="200" w:firstLine="560"/>
        <w:rPr>
          <w:rFonts w:asciiTheme="minorEastAsia" w:eastAsiaTheme="minorEastAsia" w:hAnsiTheme="minorEastAsia"/>
          <w:sz w:val="28"/>
          <w:szCs w:val="32"/>
        </w:rPr>
      </w:pPr>
      <w:ins w:id="232" w:author="super" w:date="2016-10-10T04:39:00Z">
        <w:r w:rsidRPr="00B70D42">
          <w:rPr>
            <w:rFonts w:asciiTheme="minorEastAsia" w:eastAsiaTheme="minorEastAsia" w:hAnsiTheme="minorEastAsia" w:hint="eastAsia"/>
            <w:sz w:val="28"/>
            <w:szCs w:val="32"/>
            <w:shd w:val="pct15" w:color="auto" w:fill="FFFFFF"/>
          </w:rPr>
          <w:t>“</w:t>
        </w:r>
      </w:ins>
      <w:r w:rsidRPr="00B70D42">
        <w:rPr>
          <w:rFonts w:asciiTheme="minorEastAsia" w:eastAsiaTheme="minorEastAsia" w:hAnsiTheme="minorEastAsia" w:hint="eastAsia"/>
          <w:sz w:val="28"/>
          <w:szCs w:val="32"/>
          <w:shd w:val="pct15" w:color="auto" w:fill="FFFFFF"/>
        </w:rPr>
        <w:t>经费类别</w:t>
      </w:r>
      <w:ins w:id="233" w:author="super" w:date="2016-10-10T04:39:00Z">
        <w:r w:rsidRPr="00B70D42">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已置灰，不需科室填写。仅需要</w:t>
      </w:r>
      <w:ins w:id="234" w:author="Lenovo User" w:date="2016-10-13T09:10:00Z">
        <w:r w:rsidR="00B70D42">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确认此处经费类别为“资产购置预算”。</w:t>
      </w:r>
    </w:p>
    <w:p w:rsidR="003005DB" w:rsidRDefault="00972EE9">
      <w:pPr>
        <w:snapToGrid w:val="0"/>
        <w:spacing w:line="276" w:lineRule="auto"/>
        <w:ind w:firstLineChars="200" w:firstLine="560"/>
        <w:rPr>
          <w:rFonts w:asciiTheme="minorEastAsia" w:eastAsiaTheme="minorEastAsia" w:hAnsiTheme="minorEastAsia"/>
          <w:sz w:val="28"/>
          <w:szCs w:val="32"/>
        </w:rPr>
      </w:pPr>
      <w:ins w:id="235" w:author="super" w:date="2016-10-10T04:39: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经费金额</w:t>
      </w:r>
      <w:ins w:id="236" w:author="super" w:date="2016-10-10T04:40: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已置灰，由项目支出明细加总得出。</w:t>
      </w:r>
    </w:p>
    <w:p w:rsidR="003005DB" w:rsidRDefault="00972EE9">
      <w:pPr>
        <w:snapToGrid w:val="0"/>
        <w:spacing w:line="276" w:lineRule="auto"/>
        <w:ind w:firstLineChars="200" w:firstLine="560"/>
        <w:rPr>
          <w:rFonts w:asciiTheme="minorEastAsia" w:eastAsiaTheme="minorEastAsia" w:hAnsiTheme="minorEastAsia"/>
          <w:sz w:val="28"/>
          <w:szCs w:val="32"/>
        </w:rPr>
      </w:pPr>
      <w:ins w:id="237" w:author="super" w:date="2016-10-10T04:40: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w:t>
      </w:r>
      <w:del w:id="238" w:author="super" w:date="2016-10-10T04:40:00Z">
        <w:r w:rsidRPr="000A6F90">
          <w:rPr>
            <w:rFonts w:asciiTheme="minorEastAsia" w:eastAsiaTheme="minorEastAsia" w:hAnsiTheme="minorEastAsia" w:hint="eastAsia"/>
            <w:sz w:val="28"/>
            <w:szCs w:val="32"/>
            <w:shd w:val="pct15" w:color="auto" w:fill="FFFFFF"/>
          </w:rPr>
          <w:delText>代码</w:delText>
        </w:r>
      </w:del>
      <w:r w:rsidRPr="000A6F90">
        <w:rPr>
          <w:rFonts w:asciiTheme="minorEastAsia" w:eastAsiaTheme="minorEastAsia" w:hAnsiTheme="minorEastAsia" w:hint="eastAsia"/>
          <w:sz w:val="28"/>
          <w:szCs w:val="32"/>
          <w:shd w:val="pct15" w:color="auto" w:fill="FFFFFF"/>
        </w:rPr>
        <w:t>编码</w:t>
      </w:r>
      <w:ins w:id="239" w:author="super" w:date="2016-10-10T04:40: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已置灰，后期由预算工作委员会办公室统一编码，</w:t>
      </w:r>
      <w:r>
        <w:rPr>
          <w:rFonts w:asciiTheme="minorEastAsia" w:eastAsiaTheme="minorEastAsia" w:hAnsiTheme="minorEastAsia" w:hint="eastAsia"/>
          <w:sz w:val="28"/>
          <w:szCs w:val="32"/>
        </w:rPr>
        <w:lastRenderedPageBreak/>
        <w:t>下发给科室。</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“申请说明”</w:t>
      </w:r>
      <w:r>
        <w:rPr>
          <w:rFonts w:asciiTheme="minorEastAsia" w:eastAsiaTheme="minorEastAsia" w:hAnsiTheme="minorEastAsia" w:hint="eastAsia"/>
          <w:sz w:val="28"/>
          <w:szCs w:val="32"/>
        </w:rPr>
        <w:t>栏填制项目预算申请依据，包括</w:t>
      </w:r>
      <w:del w:id="240" w:author="Lenovo User" w:date="2016-10-13T09:12:00Z">
        <w:r w:rsidDel="00D50C24">
          <w:rPr>
            <w:rFonts w:asciiTheme="minorEastAsia" w:eastAsiaTheme="minorEastAsia" w:hAnsiTheme="minorEastAsia" w:hint="eastAsia"/>
            <w:sz w:val="28"/>
            <w:szCs w:val="32"/>
          </w:rPr>
          <w:delText>设备购置说明、资产无形</w:delText>
        </w:r>
      </w:del>
      <w:r>
        <w:rPr>
          <w:rFonts w:asciiTheme="minorEastAsia" w:eastAsiaTheme="minorEastAsia" w:hAnsiTheme="minorEastAsia" w:hint="eastAsia"/>
          <w:sz w:val="28"/>
          <w:szCs w:val="32"/>
        </w:rPr>
        <w:t>资产购置说明、领导签批等，可上传</w:t>
      </w:r>
      <w:commentRangeStart w:id="241"/>
      <w:r>
        <w:rPr>
          <w:rFonts w:asciiTheme="minorEastAsia" w:eastAsiaTheme="minorEastAsia" w:hAnsiTheme="minorEastAsia" w:hint="eastAsia"/>
          <w:sz w:val="28"/>
          <w:szCs w:val="32"/>
        </w:rPr>
        <w:t>附件</w:t>
      </w:r>
      <w:commentRangeEnd w:id="241"/>
      <w:r>
        <w:commentReference w:id="241"/>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w:t>
      </w:r>
      <w:r w:rsidR="00B70D42" w:rsidRPr="00B70D42">
        <w:rPr>
          <w:rFonts w:asciiTheme="minorEastAsia" w:eastAsiaTheme="minorEastAsia" w:hAnsiTheme="minorEastAsia" w:hint="eastAsia"/>
          <w:b/>
          <w:sz w:val="28"/>
          <w:szCs w:val="32"/>
        </w:rPr>
        <w:t>部门</w:t>
      </w:r>
      <w:r>
        <w:rPr>
          <w:rFonts w:asciiTheme="minorEastAsia" w:eastAsiaTheme="minorEastAsia" w:hAnsiTheme="minorEastAsia" w:hint="eastAsia"/>
          <w:b/>
          <w:sz w:val="28"/>
          <w:szCs w:val="32"/>
        </w:rPr>
        <w:t>填写的预算申请说明将作为后期预算批复依据。申请说明一</w:t>
      </w:r>
      <w:proofErr w:type="gramStart"/>
      <w:r>
        <w:rPr>
          <w:rFonts w:asciiTheme="minorEastAsia" w:eastAsiaTheme="minorEastAsia" w:hAnsiTheme="minorEastAsia" w:hint="eastAsia"/>
          <w:b/>
          <w:sz w:val="28"/>
          <w:szCs w:val="32"/>
        </w:rPr>
        <w:t>栏必须</w:t>
      </w:r>
      <w:proofErr w:type="gramEnd"/>
      <w:r>
        <w:rPr>
          <w:rFonts w:asciiTheme="minorEastAsia" w:eastAsiaTheme="minorEastAsia" w:hAnsiTheme="minorEastAsia" w:hint="eastAsia"/>
          <w:b/>
          <w:sz w:val="28"/>
          <w:szCs w:val="32"/>
        </w:rPr>
        <w:t>填写，否则无法保存。</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w:t>
      </w:r>
      <w:ins w:id="242" w:author="super" w:date="2016-10-10T04:41:00Z">
        <w:r w:rsidRPr="000A6F90">
          <w:rPr>
            <w:rFonts w:asciiTheme="minorEastAsia" w:eastAsiaTheme="minorEastAsia" w:hAnsiTheme="minorEastAsia" w:hint="eastAsia"/>
            <w:sz w:val="28"/>
            <w:szCs w:val="32"/>
            <w:shd w:val="pct15" w:color="auto" w:fill="FFFFFF"/>
          </w:rPr>
          <w:t>项目</w:t>
        </w:r>
      </w:ins>
      <w:r w:rsidRPr="000A6F90">
        <w:rPr>
          <w:rFonts w:asciiTheme="minorEastAsia" w:eastAsiaTheme="minorEastAsia" w:hAnsiTheme="minorEastAsia" w:hint="eastAsia"/>
          <w:sz w:val="28"/>
          <w:szCs w:val="32"/>
          <w:shd w:val="pct15" w:color="auto" w:fill="FFFFFF"/>
        </w:rPr>
        <w:t>支出明细”</w:t>
      </w:r>
      <w:r>
        <w:rPr>
          <w:rFonts w:asciiTheme="minorEastAsia" w:eastAsiaTheme="minorEastAsia" w:hAnsiTheme="minorEastAsia" w:hint="eastAsia"/>
          <w:sz w:val="28"/>
          <w:szCs w:val="32"/>
        </w:rPr>
        <w:t>部分填列</w:t>
      </w:r>
      <w:ins w:id="243" w:author="super" w:date="2016-10-10T04:41:00Z">
        <w:r>
          <w:rPr>
            <w:rFonts w:asciiTheme="minorEastAsia" w:eastAsiaTheme="minorEastAsia" w:hAnsiTheme="minorEastAsia" w:hint="eastAsia"/>
            <w:sz w:val="28"/>
            <w:szCs w:val="32"/>
          </w:rPr>
          <w:t>所有设备</w:t>
        </w:r>
      </w:ins>
      <w:del w:id="244" w:author="super" w:date="2016-10-10T04:41:00Z">
        <w:r>
          <w:rPr>
            <w:rFonts w:asciiTheme="minorEastAsia" w:eastAsiaTheme="minorEastAsia" w:hAnsiTheme="minorEastAsia" w:hint="eastAsia"/>
            <w:sz w:val="28"/>
            <w:szCs w:val="32"/>
          </w:rPr>
          <w:delText>设备的具体</w:delText>
        </w:r>
      </w:del>
      <w:r>
        <w:rPr>
          <w:rFonts w:asciiTheme="minorEastAsia" w:eastAsiaTheme="minorEastAsia" w:hAnsiTheme="minorEastAsia" w:hint="eastAsia"/>
          <w:sz w:val="28"/>
          <w:szCs w:val="32"/>
        </w:rPr>
        <w:t>名称、单价、数量。</w:t>
      </w:r>
      <w:ins w:id="245" w:author="super" w:date="2016-10-10T04:42:00Z">
        <w:r w:rsidRPr="000A6F90">
          <w:rPr>
            <w:rFonts w:asciiTheme="minorEastAsia" w:eastAsiaTheme="minorEastAsia" w:hAnsiTheme="minorEastAsia" w:hint="eastAsia"/>
            <w:sz w:val="28"/>
            <w:szCs w:val="32"/>
            <w:shd w:val="pct15" w:color="auto" w:fill="FFFFFF"/>
          </w:rPr>
          <w:t>“申请金额”</w:t>
        </w:r>
      </w:ins>
      <w:del w:id="246" w:author="super" w:date="2016-10-10T04:42:00Z">
        <w:r>
          <w:rPr>
            <w:rFonts w:asciiTheme="minorEastAsia" w:eastAsiaTheme="minorEastAsia" w:hAnsiTheme="minorEastAsia" w:hint="eastAsia"/>
            <w:sz w:val="28"/>
            <w:szCs w:val="32"/>
          </w:rPr>
          <w:delText>金额栏</w:delText>
        </w:r>
      </w:del>
      <w:r>
        <w:rPr>
          <w:rFonts w:asciiTheme="minorEastAsia" w:eastAsiaTheme="minorEastAsia" w:hAnsiTheme="minorEastAsia" w:hint="eastAsia"/>
          <w:sz w:val="28"/>
          <w:szCs w:val="32"/>
        </w:rPr>
        <w:t>已置灰，由系统根据设备单价及设备数量自动计算。项目所有内容填列完毕后，由系统自动加总得出项目总经费</w:t>
      </w:r>
      <w:ins w:id="247" w:author="super" w:date="2016-10-10T04:43:00Z">
        <w:r>
          <w:rPr>
            <w:rFonts w:asciiTheme="minorEastAsia" w:eastAsiaTheme="minorEastAsia" w:hAnsiTheme="minorEastAsia" w:hint="eastAsia"/>
            <w:sz w:val="28"/>
            <w:szCs w:val="32"/>
          </w:rPr>
          <w:t>，反映在</w:t>
        </w:r>
        <w:r w:rsidRPr="000A6F90">
          <w:rPr>
            <w:rFonts w:asciiTheme="minorEastAsia" w:eastAsiaTheme="minorEastAsia" w:hAnsiTheme="minorEastAsia" w:hint="eastAsia"/>
            <w:sz w:val="28"/>
            <w:szCs w:val="32"/>
            <w:shd w:val="pct15" w:color="auto" w:fill="FFFFFF"/>
          </w:rPr>
          <w:t>“经费金额”</w:t>
        </w:r>
        <w:r>
          <w:rPr>
            <w:rFonts w:asciiTheme="minorEastAsia" w:eastAsiaTheme="minorEastAsia" w:hAnsiTheme="minorEastAsia" w:hint="eastAsia"/>
            <w:sz w:val="28"/>
            <w:szCs w:val="32"/>
          </w:rPr>
          <w:t>栏</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“依据说明”</w:t>
      </w:r>
      <w:r>
        <w:rPr>
          <w:rFonts w:asciiTheme="minorEastAsia" w:eastAsiaTheme="minorEastAsia" w:hAnsiTheme="minorEastAsia" w:hint="eastAsia"/>
          <w:sz w:val="28"/>
          <w:szCs w:val="32"/>
        </w:rPr>
        <w:t>为单项设备的购置理由，</w:t>
      </w:r>
      <w:del w:id="248" w:author="Lenovo User" w:date="2016-10-13T09:12:00Z">
        <w:r w:rsidDel="00D50C24">
          <w:rPr>
            <w:rFonts w:asciiTheme="minorEastAsia" w:eastAsiaTheme="minorEastAsia" w:hAnsiTheme="minorEastAsia" w:hint="eastAsia"/>
            <w:sz w:val="28"/>
            <w:szCs w:val="32"/>
          </w:rPr>
          <w:delText>不得为空</w:delText>
        </w:r>
      </w:del>
      <w:ins w:id="249" w:author="Lenovo User" w:date="2016-10-13T09:12:00Z">
        <w:r w:rsidR="00D50C24">
          <w:rPr>
            <w:rFonts w:asciiTheme="minorEastAsia" w:eastAsiaTheme="minorEastAsia" w:hAnsiTheme="minorEastAsia" w:hint="eastAsia"/>
            <w:sz w:val="28"/>
            <w:szCs w:val="32"/>
          </w:rPr>
          <w:t>可以为设备会相关资料</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commentRangeStart w:id="250"/>
      <w:r w:rsidRPr="000A6F90">
        <w:rPr>
          <w:rFonts w:asciiTheme="minorEastAsia" w:eastAsiaTheme="minorEastAsia" w:hAnsiTheme="minorEastAsia" w:hint="eastAsia"/>
          <w:sz w:val="28"/>
          <w:szCs w:val="32"/>
          <w:shd w:val="pct15" w:color="auto" w:fill="FFFFFF"/>
        </w:rPr>
        <w:t>“支出明细”</w:t>
      </w:r>
      <w:r>
        <w:rPr>
          <w:rFonts w:asciiTheme="minorEastAsia" w:eastAsiaTheme="minorEastAsia" w:hAnsiTheme="minorEastAsia" w:hint="eastAsia"/>
          <w:sz w:val="28"/>
          <w:szCs w:val="32"/>
        </w:rPr>
        <w:t>部分亦可导入excel。</w:t>
      </w:r>
      <w:commentRangeEnd w:id="250"/>
      <w:r>
        <w:commentReference w:id="250"/>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所有内容填制完毕，点击</w:t>
      </w:r>
      <w:r w:rsidRPr="000A6F90">
        <w:rPr>
          <w:rFonts w:asciiTheme="minorEastAsia" w:eastAsiaTheme="minorEastAsia" w:hAnsiTheme="minorEastAsia" w:hint="eastAsia"/>
          <w:sz w:val="28"/>
          <w:szCs w:val="32"/>
          <w:shd w:val="pct15" w:color="auto" w:fill="FFFFFF"/>
        </w:rPr>
        <w:t>“保存并新增”</w:t>
      </w:r>
      <w:r>
        <w:rPr>
          <w:rFonts w:asciiTheme="minorEastAsia" w:eastAsiaTheme="minorEastAsia" w:hAnsiTheme="minorEastAsia" w:hint="eastAsia"/>
          <w:sz w:val="28"/>
          <w:szCs w:val="32"/>
        </w:rPr>
        <w:t>，开始填列</w:t>
      </w:r>
      <w:ins w:id="251"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下一条预算。</w:t>
      </w:r>
    </w:p>
    <w:p w:rsidR="003005DB" w:rsidRPr="00B70D42" w:rsidRDefault="00972EE9" w:rsidP="00B70D42">
      <w:pPr>
        <w:pStyle w:val="4"/>
        <w:spacing w:line="377" w:lineRule="auto"/>
        <w:ind w:firstLineChars="200" w:firstLine="562"/>
      </w:pPr>
      <w:r w:rsidRPr="00B70D42">
        <w:rPr>
          <w:rFonts w:hint="eastAsia"/>
        </w:rPr>
        <w:t>（四）申请基建及修缮预算（需要以下</w:t>
      </w:r>
      <w:r w:rsidR="000A6F90" w:rsidRPr="000A6F90">
        <w:rPr>
          <w:rFonts w:hint="eastAsia"/>
        </w:rPr>
        <w:t>部门</w:t>
      </w:r>
      <w:r w:rsidRPr="00B70D42">
        <w:rPr>
          <w:rFonts w:hint="eastAsia"/>
        </w:rPr>
        <w:t>填列：总务处、基建办公室）</w:t>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点击页面左侧</w:t>
      </w:r>
      <w:r w:rsidRPr="000A6F90">
        <w:rPr>
          <w:rFonts w:asciiTheme="minorEastAsia" w:eastAsiaTheme="minorEastAsia" w:hAnsiTheme="minorEastAsia" w:hint="eastAsia"/>
          <w:sz w:val="28"/>
          <w:szCs w:val="32"/>
          <w:shd w:val="pct15" w:color="auto" w:fill="FFFFFF"/>
        </w:rPr>
        <w:t>“</w:t>
      </w:r>
      <w:commentRangeStart w:id="252"/>
      <w:r w:rsidRPr="000A6F90">
        <w:rPr>
          <w:rFonts w:asciiTheme="minorEastAsia" w:eastAsiaTheme="minorEastAsia" w:hAnsiTheme="minorEastAsia" w:hint="eastAsia"/>
          <w:sz w:val="28"/>
          <w:szCs w:val="32"/>
          <w:shd w:val="pct15" w:color="auto" w:fill="FFFFFF"/>
        </w:rPr>
        <w:t>基建及修缮预算</w:t>
      </w:r>
      <w:commentRangeEnd w:id="252"/>
      <w:r w:rsidRPr="000A6F90">
        <w:rPr>
          <w:shd w:val="pct15" w:color="auto" w:fill="FFFFFF"/>
        </w:rPr>
        <w:commentReference w:id="252"/>
      </w:r>
      <w:r w:rsidRPr="000A6F90">
        <w:rPr>
          <w:rFonts w:asciiTheme="minorEastAsia" w:eastAsiaTheme="minorEastAsia" w:hAnsiTheme="minorEastAsia" w:hint="eastAsia"/>
          <w:sz w:val="28"/>
          <w:szCs w:val="32"/>
          <w:shd w:val="pct15" w:color="auto" w:fill="FFFFFF"/>
        </w:rPr>
        <w:t>”</w:t>
      </w:r>
      <w:r>
        <w:rPr>
          <w:rFonts w:asciiTheme="minorEastAsia" w:eastAsiaTheme="minorEastAsia" w:hAnsiTheme="minorEastAsia" w:hint="eastAsia"/>
          <w:sz w:val="28"/>
          <w:szCs w:val="32"/>
        </w:rPr>
        <w:t>，进入</w:t>
      </w:r>
      <w:ins w:id="253"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基建修缮预算申请页面。</w:t>
      </w:r>
    </w:p>
    <w:p w:rsidR="003005DB" w:rsidRDefault="00972EE9">
      <w:pPr>
        <w:snapToGrid w:val="0"/>
        <w:spacing w:line="276" w:lineRule="auto"/>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drawing>
          <wp:inline distT="0" distB="0" distL="114300" distR="114300">
            <wp:extent cx="5269230" cy="2839085"/>
            <wp:effectExtent l="0" t="0" r="762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69230" cy="2839085"/>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点击</w:t>
      </w:r>
      <w:r w:rsidRPr="000A6F90">
        <w:rPr>
          <w:rFonts w:asciiTheme="minorEastAsia" w:eastAsiaTheme="minorEastAsia" w:hAnsiTheme="minorEastAsia" w:hint="eastAsia"/>
          <w:sz w:val="28"/>
          <w:szCs w:val="32"/>
          <w:shd w:val="pct15" w:color="auto" w:fill="FFFFFF"/>
        </w:rPr>
        <w:t>“</w:t>
      </w:r>
      <w:commentRangeStart w:id="254"/>
      <w:r w:rsidRPr="000A6F90">
        <w:rPr>
          <w:rFonts w:asciiTheme="minorEastAsia" w:eastAsiaTheme="minorEastAsia" w:hAnsiTheme="minorEastAsia" w:hint="eastAsia"/>
          <w:sz w:val="28"/>
          <w:szCs w:val="32"/>
          <w:shd w:val="pct15" w:color="auto" w:fill="FFFFFF"/>
        </w:rPr>
        <w:t>新增</w:t>
      </w:r>
      <w:commentRangeEnd w:id="254"/>
      <w:r w:rsidRPr="000A6F90">
        <w:rPr>
          <w:shd w:val="pct15" w:color="auto" w:fill="FFFFFF"/>
        </w:rPr>
        <w:commentReference w:id="254"/>
      </w:r>
      <w:r w:rsidRPr="000A6F90">
        <w:rPr>
          <w:rFonts w:asciiTheme="minorEastAsia" w:eastAsiaTheme="minorEastAsia" w:hAnsiTheme="minorEastAsia" w:hint="eastAsia"/>
          <w:sz w:val="28"/>
          <w:szCs w:val="32"/>
          <w:shd w:val="pct15" w:color="auto" w:fill="FFFFFF"/>
        </w:rPr>
        <w:t>”</w:t>
      </w:r>
      <w:r>
        <w:rPr>
          <w:rFonts w:asciiTheme="minorEastAsia" w:eastAsiaTheme="minorEastAsia" w:hAnsiTheme="minorEastAsia" w:hint="eastAsia"/>
          <w:sz w:val="28"/>
          <w:szCs w:val="32"/>
        </w:rPr>
        <w:t>栏，可申报</w:t>
      </w:r>
      <w:ins w:id="255"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2017年支出预算</w:t>
      </w:r>
      <w:r w:rsidR="00762E14">
        <w:rPr>
          <w:rFonts w:asciiTheme="minorEastAsia" w:eastAsiaTheme="minorEastAsia" w:hAnsiTheme="minorEastAsia" w:hint="eastAsia"/>
          <w:sz w:val="28"/>
          <w:szCs w:val="32"/>
        </w:rPr>
        <w:t>项目</w:t>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lastRenderedPageBreak/>
        <w:drawing>
          <wp:inline distT="0" distB="0" distL="114300" distR="114300">
            <wp:extent cx="5269230" cy="2839085"/>
            <wp:effectExtent l="0" t="0" r="7620" b="184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269230" cy="2839085"/>
                    </a:xfrm>
                    <a:prstGeom prst="rect">
                      <a:avLst/>
                    </a:prstGeom>
                    <a:noFill/>
                    <a:ln w="9525">
                      <a:noFill/>
                    </a:ln>
                  </pic:spPr>
                </pic:pic>
              </a:graphicData>
            </a:graphic>
          </wp:inline>
        </w:drawing>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进入2017年</w:t>
      </w:r>
      <w:r w:rsidRPr="000A6F90">
        <w:rPr>
          <w:rFonts w:asciiTheme="minorEastAsia" w:eastAsiaTheme="minorEastAsia" w:hAnsiTheme="minorEastAsia" w:hint="eastAsia"/>
          <w:sz w:val="28"/>
          <w:szCs w:val="32"/>
          <w:shd w:val="pct15" w:color="auto" w:fill="FFFFFF"/>
        </w:rPr>
        <w:t>“基建及修缮预算”</w:t>
      </w:r>
      <w:r>
        <w:rPr>
          <w:rFonts w:asciiTheme="minorEastAsia" w:eastAsiaTheme="minorEastAsia" w:hAnsiTheme="minorEastAsia" w:hint="eastAsia"/>
          <w:sz w:val="28"/>
          <w:szCs w:val="32"/>
        </w:rPr>
        <w:t>页面后，首先确认预算</w:t>
      </w:r>
      <w:ins w:id="256"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、部门负责人及申请年度</w:t>
      </w:r>
      <w:r w:rsidR="000A6F90">
        <w:rPr>
          <w:rFonts w:asciiTheme="minorEastAsia" w:eastAsiaTheme="minorEastAsia" w:hAnsiTheme="minorEastAsia" w:hint="eastAsia"/>
          <w:sz w:val="28"/>
          <w:szCs w:val="32"/>
        </w:rPr>
        <w:t>是否正确</w:t>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ins w:id="257" w:author="super" w:date="2016-10-10T04:45: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经费名称</w:t>
      </w:r>
      <w:ins w:id="258" w:author="super" w:date="2016-10-10T04:45:00Z">
        <w:r w:rsidRPr="000A6F90">
          <w:rPr>
            <w:rFonts w:asciiTheme="minorEastAsia" w:eastAsiaTheme="minorEastAsia" w:hAnsiTheme="minorEastAsia" w:hint="eastAsia"/>
            <w:sz w:val="28"/>
            <w:szCs w:val="32"/>
            <w:shd w:val="pct15" w:color="auto" w:fill="FFFFFF"/>
          </w:rPr>
          <w:t>”</w:t>
        </w:r>
      </w:ins>
      <w:proofErr w:type="gramStart"/>
      <w:r>
        <w:rPr>
          <w:rFonts w:asciiTheme="minorEastAsia" w:eastAsiaTheme="minorEastAsia" w:hAnsiTheme="minorEastAsia" w:hint="eastAsia"/>
          <w:sz w:val="28"/>
          <w:szCs w:val="32"/>
        </w:rPr>
        <w:t>一栏已导入</w:t>
      </w:r>
      <w:proofErr w:type="gramEnd"/>
      <w:ins w:id="259"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2016年申请的所有项目，如果是延续性项目，</w:t>
      </w:r>
      <w:ins w:id="260"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可直接在下拉框中选择项目名称。</w:t>
      </w:r>
      <w:r w:rsidR="000A6F90">
        <w:rPr>
          <w:rFonts w:asciiTheme="minorEastAsia" w:eastAsiaTheme="minorEastAsia" w:hAnsiTheme="minorEastAsia" w:hint="eastAsia"/>
          <w:sz w:val="28"/>
          <w:szCs w:val="32"/>
        </w:rPr>
        <w:t>如果</w:t>
      </w:r>
      <w:del w:id="261" w:author="Lenovo User" w:date="2016-10-13T09:10:00Z">
        <w:r w:rsidR="000A6F90" w:rsidDel="00D50C24">
          <w:rPr>
            <w:rFonts w:asciiTheme="minorEastAsia" w:eastAsiaTheme="minorEastAsia" w:hAnsiTheme="minorEastAsia" w:hint="eastAsia"/>
            <w:sz w:val="28"/>
            <w:szCs w:val="32"/>
          </w:rPr>
          <w:delText>科室</w:delText>
        </w:r>
      </w:del>
      <w:ins w:id="262" w:author="Lenovo User" w:date="2016-10-13T09:10:00Z">
        <w:r w:rsidR="000A6F90">
          <w:rPr>
            <w:rFonts w:asciiTheme="minorEastAsia" w:eastAsiaTheme="minorEastAsia" w:hAnsiTheme="minorEastAsia" w:hint="eastAsia"/>
            <w:sz w:val="28"/>
            <w:szCs w:val="32"/>
          </w:rPr>
          <w:t>部门</w:t>
        </w:r>
      </w:ins>
      <w:del w:id="263" w:author="Lenovo User" w:date="2016-10-13T09:10:00Z">
        <w:r w:rsidR="000A6F90" w:rsidDel="00D50C24">
          <w:rPr>
            <w:rFonts w:asciiTheme="minorEastAsia" w:eastAsiaTheme="minorEastAsia" w:hAnsiTheme="minorEastAsia" w:hint="eastAsia"/>
            <w:sz w:val="28"/>
            <w:szCs w:val="32"/>
          </w:rPr>
          <w:delText>2017年需要申请以前年度没有申请过的项目预算</w:delText>
        </w:r>
      </w:del>
      <w:ins w:id="264" w:author="Lenovo User" w:date="2016-10-13T09:10:00Z">
        <w:r w:rsidR="000A6F90">
          <w:rPr>
            <w:rFonts w:asciiTheme="minorEastAsia" w:eastAsiaTheme="minorEastAsia" w:hAnsiTheme="minorEastAsia" w:hint="eastAsia"/>
            <w:sz w:val="28"/>
            <w:szCs w:val="32"/>
          </w:rPr>
          <w:t>需要新增2017年项目</w:t>
        </w:r>
      </w:ins>
      <w:r w:rsidR="000A6F90">
        <w:rPr>
          <w:rFonts w:asciiTheme="minorEastAsia" w:eastAsiaTheme="minorEastAsia" w:hAnsiTheme="minorEastAsia" w:hint="eastAsia"/>
          <w:sz w:val="28"/>
          <w:szCs w:val="32"/>
        </w:rPr>
        <w:t>，</w:t>
      </w:r>
      <w:r>
        <w:rPr>
          <w:rFonts w:asciiTheme="minorEastAsia" w:eastAsiaTheme="minorEastAsia" w:hAnsiTheme="minorEastAsia" w:hint="eastAsia"/>
          <w:sz w:val="28"/>
          <w:szCs w:val="32"/>
        </w:rPr>
        <w:t>点击下拉框右边的</w:t>
      </w:r>
      <w:r w:rsidRPr="000A6F90">
        <w:rPr>
          <w:rFonts w:asciiTheme="minorEastAsia" w:eastAsiaTheme="minorEastAsia" w:hAnsiTheme="minorEastAsia" w:hint="eastAsia"/>
          <w:sz w:val="28"/>
          <w:szCs w:val="32"/>
          <w:shd w:val="pct15" w:color="auto" w:fill="FFFFFF"/>
        </w:rPr>
        <w:t>“新增”</w:t>
      </w:r>
      <w:r>
        <w:rPr>
          <w:rFonts w:asciiTheme="minorEastAsia" w:eastAsiaTheme="minorEastAsia" w:hAnsiTheme="minorEastAsia" w:hint="eastAsia"/>
          <w:sz w:val="28"/>
          <w:szCs w:val="32"/>
        </w:rPr>
        <w:t>按钮，填写新的项目预算名称。</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注意：2017年度不再接受以</w:t>
      </w:r>
      <w:r w:rsidRPr="000A6F90">
        <w:rPr>
          <w:rFonts w:asciiTheme="minorEastAsia" w:eastAsiaTheme="minorEastAsia" w:hAnsiTheme="minorEastAsia" w:hint="eastAsia"/>
          <w:b/>
          <w:sz w:val="28"/>
          <w:szCs w:val="32"/>
        </w:rPr>
        <w:t>“其他”</w:t>
      </w:r>
      <w:r>
        <w:rPr>
          <w:rFonts w:asciiTheme="minorEastAsia" w:eastAsiaTheme="minorEastAsia" w:hAnsiTheme="minorEastAsia" w:hint="eastAsia"/>
          <w:b/>
          <w:sz w:val="28"/>
          <w:szCs w:val="32"/>
        </w:rPr>
        <w:t>命名的项目预算。</w:t>
      </w:r>
    </w:p>
    <w:p w:rsidR="003005DB" w:rsidRDefault="00972EE9">
      <w:pPr>
        <w:snapToGrid w:val="0"/>
        <w:spacing w:line="276" w:lineRule="auto"/>
        <w:ind w:firstLineChars="200" w:firstLine="560"/>
        <w:rPr>
          <w:rFonts w:asciiTheme="minorEastAsia" w:eastAsiaTheme="minorEastAsia" w:hAnsiTheme="minorEastAsia"/>
          <w:sz w:val="28"/>
          <w:szCs w:val="32"/>
        </w:rPr>
      </w:pPr>
      <w:ins w:id="265" w:author="super" w:date="2016-10-10T04:45: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经费类别</w:t>
      </w:r>
      <w:ins w:id="266" w:author="super" w:date="2016-10-10T04:46:00Z">
        <w:r w:rsidRPr="000A6F90">
          <w:rPr>
            <w:rFonts w:asciiTheme="minorEastAsia" w:eastAsiaTheme="minorEastAsia" w:hAnsiTheme="minorEastAsia" w:hint="eastAsia"/>
            <w:sz w:val="28"/>
            <w:szCs w:val="32"/>
            <w:shd w:val="pct15" w:color="auto" w:fill="FFFFFF"/>
          </w:rPr>
          <w:t>”</w:t>
        </w:r>
      </w:ins>
      <w:r>
        <w:rPr>
          <w:rFonts w:asciiTheme="minorEastAsia" w:eastAsiaTheme="minorEastAsia" w:hAnsiTheme="minorEastAsia" w:hint="eastAsia"/>
          <w:sz w:val="28"/>
          <w:szCs w:val="32"/>
        </w:rPr>
        <w:t>已置灰，不需</w:t>
      </w:r>
      <w:ins w:id="267"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填写。仅需要</w:t>
      </w:r>
      <w:ins w:id="268"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确认此处经费类别为“基建及修缮预算”。</w:t>
      </w:r>
    </w:p>
    <w:p w:rsidR="003005DB" w:rsidRPr="003005DB" w:rsidRDefault="003005DB" w:rsidP="00566450">
      <w:pPr>
        <w:snapToGrid w:val="0"/>
        <w:spacing w:line="276" w:lineRule="auto"/>
        <w:ind w:firstLineChars="200" w:firstLine="562"/>
        <w:rPr>
          <w:rFonts w:asciiTheme="minorEastAsia" w:eastAsiaTheme="minorEastAsia" w:hAnsiTheme="minorEastAsia"/>
          <w:b/>
          <w:bCs/>
          <w:sz w:val="28"/>
          <w:szCs w:val="32"/>
          <w:rPrChange w:id="269" w:author="super" w:date="2016-10-10T04:46:00Z">
            <w:rPr>
              <w:rFonts w:asciiTheme="minorEastAsia" w:eastAsiaTheme="minorEastAsia" w:hAnsiTheme="minorEastAsia"/>
              <w:sz w:val="28"/>
              <w:szCs w:val="32"/>
            </w:rPr>
          </w:rPrChange>
        </w:rPr>
      </w:pPr>
      <w:r>
        <w:rPr>
          <w:rFonts w:asciiTheme="minorEastAsia" w:eastAsiaTheme="minorEastAsia" w:hAnsiTheme="minorEastAsia" w:hint="eastAsia"/>
          <w:b/>
          <w:bCs/>
          <w:sz w:val="28"/>
          <w:szCs w:val="32"/>
        </w:rPr>
        <w:t>注意：总务处填制的修缮预算为已立项并纳入合同管理，支出计入在建工程的大型修缮项目，不包括日常零星维修。零星维修项目纳入“一般经费预算”类别申报。</w:t>
      </w:r>
    </w:p>
    <w:p w:rsidR="003005DB" w:rsidRDefault="00972EE9">
      <w:pPr>
        <w:snapToGrid w:val="0"/>
        <w:spacing w:line="276" w:lineRule="auto"/>
        <w:ind w:firstLineChars="200" w:firstLine="560"/>
        <w:rPr>
          <w:rFonts w:asciiTheme="minorEastAsia" w:eastAsiaTheme="minorEastAsia" w:hAnsiTheme="minorEastAsia"/>
          <w:sz w:val="28"/>
          <w:szCs w:val="32"/>
        </w:rPr>
      </w:pPr>
      <w:ins w:id="270" w:author="super" w:date="2016-10-10T04:46:00Z">
        <w:r w:rsidRPr="000A6F90">
          <w:rPr>
            <w:rFonts w:asciiTheme="minorEastAsia" w:eastAsiaTheme="minorEastAsia" w:hAnsiTheme="minorEastAsia" w:hint="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经费金额</w:t>
      </w:r>
      <w:ins w:id="271" w:author="super" w:date="2016-10-10T04:46:00Z">
        <w:r w:rsidRPr="000A6F90">
          <w:rPr>
            <w:rFonts w:asciiTheme="minorEastAsia" w:eastAsiaTheme="minorEastAsia" w:hAnsiTheme="minorEastAsia"/>
            <w:sz w:val="28"/>
            <w:szCs w:val="32"/>
            <w:shd w:val="pct15" w:color="auto" w:fill="FFFFFF"/>
          </w:rPr>
          <w:t>”</w:t>
        </w:r>
      </w:ins>
      <w:r>
        <w:rPr>
          <w:rFonts w:asciiTheme="minorEastAsia" w:eastAsiaTheme="minorEastAsia" w:hAnsiTheme="minorEastAsia" w:hint="eastAsia"/>
          <w:sz w:val="28"/>
          <w:szCs w:val="32"/>
        </w:rPr>
        <w:t>已置灰，由项目支出明细加总得出。</w:t>
      </w:r>
    </w:p>
    <w:p w:rsidR="003005DB" w:rsidRDefault="00972EE9">
      <w:pPr>
        <w:snapToGrid w:val="0"/>
        <w:spacing w:line="276" w:lineRule="auto"/>
        <w:ind w:firstLineChars="200" w:firstLine="560"/>
        <w:rPr>
          <w:rFonts w:asciiTheme="minorEastAsia" w:eastAsiaTheme="minorEastAsia" w:hAnsiTheme="minorEastAsia"/>
          <w:sz w:val="28"/>
          <w:szCs w:val="32"/>
        </w:rPr>
      </w:pPr>
      <w:ins w:id="272" w:author="super" w:date="2016-10-10T04:46:00Z">
        <w:r w:rsidRPr="000A6F90">
          <w:rPr>
            <w:rFonts w:asciiTheme="minorEastAsia" w:eastAsiaTheme="minorEastAsia" w:hAnsiTheme="minorEastAsia"/>
            <w:sz w:val="28"/>
            <w:szCs w:val="32"/>
            <w:shd w:val="pct15" w:color="auto" w:fill="FFFFFF"/>
          </w:rPr>
          <w:t>“</w:t>
        </w:r>
      </w:ins>
      <w:r w:rsidRPr="000A6F90">
        <w:rPr>
          <w:rFonts w:asciiTheme="minorEastAsia" w:eastAsiaTheme="minorEastAsia" w:hAnsiTheme="minorEastAsia" w:hint="eastAsia"/>
          <w:sz w:val="28"/>
          <w:szCs w:val="32"/>
          <w:shd w:val="pct15" w:color="auto" w:fill="FFFFFF"/>
        </w:rPr>
        <w:t>经费</w:t>
      </w:r>
      <w:del w:id="273" w:author="super" w:date="2016-10-10T04:46:00Z">
        <w:r w:rsidRPr="000A6F90">
          <w:rPr>
            <w:rFonts w:asciiTheme="minorEastAsia" w:eastAsiaTheme="minorEastAsia" w:hAnsiTheme="minorEastAsia" w:hint="eastAsia"/>
            <w:sz w:val="28"/>
            <w:szCs w:val="32"/>
            <w:shd w:val="pct15" w:color="auto" w:fill="FFFFFF"/>
          </w:rPr>
          <w:delText>代码</w:delText>
        </w:r>
      </w:del>
      <w:r w:rsidRPr="000A6F90">
        <w:rPr>
          <w:rFonts w:asciiTheme="minorEastAsia" w:eastAsiaTheme="minorEastAsia" w:hAnsiTheme="minorEastAsia" w:hint="eastAsia"/>
          <w:sz w:val="28"/>
          <w:szCs w:val="32"/>
          <w:shd w:val="pct15" w:color="auto" w:fill="FFFFFF"/>
        </w:rPr>
        <w:t>编码</w:t>
      </w:r>
      <w:ins w:id="274" w:author="super" w:date="2016-10-10T04:46:00Z">
        <w:r w:rsidRPr="000A6F90">
          <w:rPr>
            <w:rFonts w:asciiTheme="minorEastAsia" w:eastAsiaTheme="minorEastAsia" w:hAnsiTheme="minorEastAsia"/>
            <w:sz w:val="28"/>
            <w:szCs w:val="32"/>
            <w:shd w:val="pct15" w:color="auto" w:fill="FFFFFF"/>
          </w:rPr>
          <w:t>”</w:t>
        </w:r>
      </w:ins>
      <w:r>
        <w:rPr>
          <w:rFonts w:asciiTheme="minorEastAsia" w:eastAsiaTheme="minorEastAsia" w:hAnsiTheme="minorEastAsia" w:hint="eastAsia"/>
          <w:sz w:val="28"/>
          <w:szCs w:val="32"/>
        </w:rPr>
        <w:t>已置灰，后期由预算工作委员会办公室统一编码，下发给</w:t>
      </w:r>
      <w:ins w:id="275"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“申请说明”</w:t>
      </w:r>
      <w:r>
        <w:rPr>
          <w:rFonts w:asciiTheme="minorEastAsia" w:eastAsiaTheme="minorEastAsia" w:hAnsiTheme="minorEastAsia" w:hint="eastAsia"/>
          <w:sz w:val="28"/>
          <w:szCs w:val="32"/>
        </w:rPr>
        <w:t>栏填制项目预算申请依据，包括基建及大型修缮立项情况说明、领导签批等，可上传</w:t>
      </w:r>
      <w:commentRangeStart w:id="276"/>
      <w:r>
        <w:rPr>
          <w:rFonts w:asciiTheme="minorEastAsia" w:eastAsiaTheme="minorEastAsia" w:hAnsiTheme="minorEastAsia" w:hint="eastAsia"/>
          <w:sz w:val="28"/>
          <w:szCs w:val="32"/>
        </w:rPr>
        <w:t>附件</w:t>
      </w:r>
      <w:commentRangeEnd w:id="276"/>
      <w:r>
        <w:commentReference w:id="276"/>
      </w:r>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2"/>
        <w:rPr>
          <w:rFonts w:asciiTheme="minorEastAsia" w:eastAsiaTheme="minorEastAsia" w:hAnsiTheme="minorEastAsia"/>
          <w:b/>
          <w:sz w:val="28"/>
          <w:szCs w:val="32"/>
        </w:rPr>
      </w:pPr>
      <w:r>
        <w:rPr>
          <w:rFonts w:asciiTheme="minorEastAsia" w:eastAsiaTheme="minorEastAsia" w:hAnsiTheme="minorEastAsia" w:hint="eastAsia"/>
          <w:b/>
          <w:sz w:val="28"/>
          <w:szCs w:val="32"/>
        </w:rPr>
        <w:t>注意：</w:t>
      </w:r>
      <w:del w:id="277" w:author="Lenovo User" w:date="2016-10-13T09:13:00Z">
        <w:r w:rsidDel="00D50C24">
          <w:rPr>
            <w:rFonts w:asciiTheme="minorEastAsia" w:eastAsiaTheme="minorEastAsia" w:hAnsiTheme="minorEastAsia" w:hint="eastAsia"/>
            <w:b/>
            <w:sz w:val="28"/>
            <w:szCs w:val="32"/>
          </w:rPr>
          <w:delText>科室</w:delText>
        </w:r>
      </w:del>
      <w:ins w:id="278" w:author="Lenovo User" w:date="2016-10-13T09:13:00Z">
        <w:r w:rsidR="00D50C24">
          <w:rPr>
            <w:rFonts w:asciiTheme="minorEastAsia" w:eastAsiaTheme="minorEastAsia" w:hAnsiTheme="minorEastAsia" w:hint="eastAsia"/>
            <w:b/>
            <w:sz w:val="28"/>
            <w:szCs w:val="32"/>
          </w:rPr>
          <w:t>部门</w:t>
        </w:r>
      </w:ins>
      <w:r>
        <w:rPr>
          <w:rFonts w:asciiTheme="minorEastAsia" w:eastAsiaTheme="minorEastAsia" w:hAnsiTheme="minorEastAsia" w:hint="eastAsia"/>
          <w:b/>
          <w:sz w:val="28"/>
          <w:szCs w:val="32"/>
        </w:rPr>
        <w:t>填写的预算申请说明将作为后期预算批复依据。申请说明一</w:t>
      </w:r>
      <w:proofErr w:type="gramStart"/>
      <w:r>
        <w:rPr>
          <w:rFonts w:asciiTheme="minorEastAsia" w:eastAsiaTheme="minorEastAsia" w:hAnsiTheme="minorEastAsia" w:hint="eastAsia"/>
          <w:b/>
          <w:sz w:val="28"/>
          <w:szCs w:val="32"/>
        </w:rPr>
        <w:t>栏必须</w:t>
      </w:r>
      <w:proofErr w:type="gramEnd"/>
      <w:r>
        <w:rPr>
          <w:rFonts w:asciiTheme="minorEastAsia" w:eastAsiaTheme="minorEastAsia" w:hAnsiTheme="minorEastAsia" w:hint="eastAsia"/>
          <w:b/>
          <w:sz w:val="28"/>
          <w:szCs w:val="32"/>
        </w:rPr>
        <w:t>填写，否则无法保存。</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t>“</w:t>
      </w:r>
      <w:ins w:id="279" w:author="super" w:date="2016-10-10T04:47:00Z">
        <w:r w:rsidRPr="000A6F90">
          <w:rPr>
            <w:rFonts w:asciiTheme="minorEastAsia" w:eastAsiaTheme="minorEastAsia" w:hAnsiTheme="minorEastAsia" w:hint="eastAsia"/>
            <w:sz w:val="28"/>
            <w:szCs w:val="32"/>
            <w:shd w:val="pct15" w:color="auto" w:fill="FFFFFF"/>
          </w:rPr>
          <w:t>项目</w:t>
        </w:r>
      </w:ins>
      <w:r w:rsidRPr="000A6F90">
        <w:rPr>
          <w:rFonts w:asciiTheme="minorEastAsia" w:eastAsiaTheme="minorEastAsia" w:hAnsiTheme="minorEastAsia" w:hint="eastAsia"/>
          <w:sz w:val="28"/>
          <w:szCs w:val="32"/>
          <w:shd w:val="pct15" w:color="auto" w:fill="FFFFFF"/>
        </w:rPr>
        <w:t>支出明细”</w:t>
      </w:r>
      <w:r>
        <w:rPr>
          <w:rFonts w:asciiTheme="minorEastAsia" w:eastAsiaTheme="minorEastAsia" w:hAnsiTheme="minorEastAsia" w:hint="eastAsia"/>
          <w:sz w:val="28"/>
          <w:szCs w:val="32"/>
        </w:rPr>
        <w:t>部分填列基建及修缮项目的</w:t>
      </w:r>
      <w:ins w:id="280" w:author="super" w:date="2016-10-10T04:47:00Z">
        <w:r w:rsidRPr="000A6F90">
          <w:rPr>
            <w:rFonts w:asciiTheme="minorEastAsia" w:eastAsiaTheme="minorEastAsia" w:hAnsiTheme="minorEastAsia" w:hint="eastAsia"/>
            <w:sz w:val="28"/>
            <w:szCs w:val="32"/>
          </w:rPr>
          <w:t>“支出明细”“</w:t>
        </w:r>
      </w:ins>
      <w:ins w:id="281" w:author="super" w:date="2016-10-10T04:48:00Z">
        <w:r w:rsidRPr="000A6F90">
          <w:rPr>
            <w:rFonts w:asciiTheme="minorEastAsia" w:eastAsiaTheme="minorEastAsia" w:hAnsiTheme="minorEastAsia" w:hint="eastAsia"/>
            <w:sz w:val="28"/>
            <w:szCs w:val="32"/>
          </w:rPr>
          <w:t>计划支出金额</w:t>
        </w:r>
      </w:ins>
      <w:ins w:id="282" w:author="super" w:date="2016-10-10T04:47:00Z">
        <w:r w:rsidRPr="000A6F90">
          <w:rPr>
            <w:rFonts w:asciiTheme="minorEastAsia" w:eastAsiaTheme="minorEastAsia" w:hAnsiTheme="minorEastAsia" w:hint="eastAsia"/>
            <w:sz w:val="28"/>
            <w:szCs w:val="32"/>
          </w:rPr>
          <w:t>”</w:t>
        </w:r>
      </w:ins>
      <w:ins w:id="283" w:author="super" w:date="2016-10-10T04:48:00Z">
        <w:r w:rsidRPr="000A6F90">
          <w:rPr>
            <w:rFonts w:asciiTheme="minorEastAsia" w:eastAsiaTheme="minorEastAsia" w:hAnsiTheme="minorEastAsia" w:hint="eastAsia"/>
            <w:sz w:val="28"/>
            <w:szCs w:val="32"/>
          </w:rPr>
          <w:t>“计划完成时间”和“依据说明”</w:t>
        </w:r>
      </w:ins>
      <w:del w:id="284" w:author="super" w:date="2016-10-10T04:48:00Z">
        <w:r>
          <w:rPr>
            <w:rFonts w:asciiTheme="minorEastAsia" w:eastAsiaTheme="minorEastAsia" w:hAnsiTheme="minorEastAsia" w:hint="eastAsia"/>
            <w:sz w:val="28"/>
            <w:szCs w:val="32"/>
          </w:rPr>
          <w:delText>具体支出内容，金额及预计完成时间</w:delText>
        </w:r>
      </w:del>
      <w:r>
        <w:rPr>
          <w:rFonts w:asciiTheme="minorEastAsia" w:eastAsiaTheme="minorEastAsia" w:hAnsiTheme="minorEastAsia" w:hint="eastAsia"/>
          <w:sz w:val="28"/>
          <w:szCs w:val="32"/>
        </w:rPr>
        <w:t>。项目所有</w:t>
      </w:r>
      <w:ins w:id="285" w:author="Lenovo User" w:date="2016-10-13T09:14:00Z">
        <w:r w:rsidR="00D50C24">
          <w:rPr>
            <w:rFonts w:asciiTheme="minorEastAsia" w:eastAsiaTheme="minorEastAsia" w:hAnsiTheme="minorEastAsia" w:hint="eastAsia"/>
            <w:sz w:val="28"/>
            <w:szCs w:val="32"/>
          </w:rPr>
          <w:t>支出</w:t>
        </w:r>
      </w:ins>
      <w:r>
        <w:rPr>
          <w:rFonts w:asciiTheme="minorEastAsia" w:eastAsiaTheme="minorEastAsia" w:hAnsiTheme="minorEastAsia" w:hint="eastAsia"/>
          <w:sz w:val="28"/>
          <w:szCs w:val="32"/>
        </w:rPr>
        <w:t>内容填列完毕后，由系统自动加总得出</w:t>
      </w:r>
      <w:del w:id="286" w:author="Lenovo User" w:date="2016-10-13T09:14:00Z">
        <w:r w:rsidDel="00D50C24">
          <w:rPr>
            <w:rFonts w:asciiTheme="minorEastAsia" w:eastAsiaTheme="minorEastAsia" w:hAnsiTheme="minorEastAsia" w:hint="eastAsia"/>
            <w:sz w:val="28"/>
            <w:szCs w:val="32"/>
          </w:rPr>
          <w:delText>项目总经费</w:delText>
        </w:r>
      </w:del>
      <w:ins w:id="287" w:author="Lenovo User" w:date="2016-10-13T09:14:00Z">
        <w:r w:rsidR="00D50C24">
          <w:rPr>
            <w:rFonts w:asciiTheme="minorEastAsia" w:eastAsiaTheme="minorEastAsia" w:hAnsiTheme="minorEastAsia" w:hint="eastAsia"/>
            <w:sz w:val="28"/>
            <w:szCs w:val="32"/>
          </w:rPr>
          <w:t>该项目总预算</w:t>
        </w:r>
      </w:ins>
      <w:ins w:id="288" w:author="super" w:date="2016-10-10T04:48:00Z">
        <w:r>
          <w:rPr>
            <w:rFonts w:asciiTheme="minorEastAsia" w:eastAsiaTheme="minorEastAsia" w:hAnsiTheme="minorEastAsia" w:hint="eastAsia"/>
            <w:sz w:val="28"/>
            <w:szCs w:val="32"/>
          </w:rPr>
          <w:t>，反映在“经费金额”</w:t>
        </w:r>
      </w:ins>
      <w:r>
        <w:rPr>
          <w:rFonts w:asciiTheme="minorEastAsia" w:eastAsiaTheme="minorEastAsia" w:hAnsiTheme="minorEastAsia" w:hint="eastAsia"/>
          <w:sz w:val="28"/>
          <w:szCs w:val="32"/>
        </w:rPr>
        <w:t>。</w:t>
      </w:r>
    </w:p>
    <w:p w:rsidR="003005DB" w:rsidRDefault="00972EE9">
      <w:pPr>
        <w:snapToGrid w:val="0"/>
        <w:spacing w:line="276" w:lineRule="auto"/>
        <w:ind w:firstLineChars="200" w:firstLine="560"/>
        <w:rPr>
          <w:rFonts w:asciiTheme="minorEastAsia" w:eastAsiaTheme="minorEastAsia" w:hAnsiTheme="minorEastAsia"/>
          <w:sz w:val="28"/>
          <w:szCs w:val="32"/>
        </w:rPr>
      </w:pPr>
      <w:r w:rsidRPr="000A6F90">
        <w:rPr>
          <w:rFonts w:asciiTheme="minorEastAsia" w:eastAsiaTheme="minorEastAsia" w:hAnsiTheme="minorEastAsia" w:hint="eastAsia"/>
          <w:sz w:val="28"/>
          <w:szCs w:val="32"/>
          <w:shd w:val="pct15" w:color="auto" w:fill="FFFFFF"/>
        </w:rPr>
        <w:lastRenderedPageBreak/>
        <w:t>“依据说明”</w:t>
      </w:r>
      <w:r>
        <w:rPr>
          <w:rFonts w:asciiTheme="minorEastAsia" w:eastAsiaTheme="minorEastAsia" w:hAnsiTheme="minorEastAsia" w:hint="eastAsia"/>
          <w:sz w:val="28"/>
          <w:szCs w:val="32"/>
        </w:rPr>
        <w:t>为分项支出的依据，不得为空。</w:t>
      </w:r>
    </w:p>
    <w:p w:rsidR="003005DB" w:rsidRDefault="00972EE9">
      <w:pPr>
        <w:snapToGrid w:val="0"/>
        <w:spacing w:line="276" w:lineRule="auto"/>
        <w:ind w:firstLineChars="200" w:firstLine="560"/>
        <w:rPr>
          <w:rFonts w:asciiTheme="minorEastAsia" w:eastAsiaTheme="minorEastAsia" w:hAnsiTheme="minorEastAsia"/>
          <w:sz w:val="28"/>
          <w:szCs w:val="32"/>
        </w:rPr>
      </w:pPr>
      <w:commentRangeStart w:id="289"/>
      <w:r w:rsidRPr="000A6F90">
        <w:rPr>
          <w:rFonts w:asciiTheme="minorEastAsia" w:eastAsiaTheme="minorEastAsia" w:hAnsiTheme="minorEastAsia" w:hint="eastAsia"/>
          <w:sz w:val="28"/>
          <w:szCs w:val="32"/>
          <w:shd w:val="pct15" w:color="auto" w:fill="FFFFFF"/>
        </w:rPr>
        <w:t>“支出明细”</w:t>
      </w:r>
      <w:r>
        <w:rPr>
          <w:rFonts w:asciiTheme="minorEastAsia" w:eastAsiaTheme="minorEastAsia" w:hAnsiTheme="minorEastAsia" w:hint="eastAsia"/>
          <w:sz w:val="28"/>
          <w:szCs w:val="32"/>
        </w:rPr>
        <w:t>部分亦可导入excel。</w:t>
      </w:r>
      <w:commentRangeEnd w:id="289"/>
      <w:r>
        <w:commentReference w:id="289"/>
      </w:r>
    </w:p>
    <w:p w:rsidR="003005DB" w:rsidRDefault="00972EE9">
      <w:pPr>
        <w:snapToGrid w:val="0"/>
        <w:spacing w:line="276" w:lineRule="auto"/>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所有内容填制完毕，点击“保存并新增”，开始填列</w:t>
      </w:r>
      <w:ins w:id="290" w:author="Lenovo User" w:date="2016-10-13T09:10:00Z">
        <w:r w:rsidR="000A6F90">
          <w:rPr>
            <w:rFonts w:asciiTheme="minorEastAsia" w:eastAsiaTheme="minorEastAsia" w:hAnsiTheme="minorEastAsia" w:hint="eastAsia"/>
            <w:sz w:val="28"/>
            <w:szCs w:val="32"/>
          </w:rPr>
          <w:t>部门</w:t>
        </w:r>
      </w:ins>
      <w:r>
        <w:rPr>
          <w:rFonts w:asciiTheme="minorEastAsia" w:eastAsiaTheme="minorEastAsia" w:hAnsiTheme="minorEastAsia" w:hint="eastAsia"/>
          <w:sz w:val="28"/>
          <w:szCs w:val="32"/>
        </w:rPr>
        <w:t>下一条预算。</w:t>
      </w:r>
    </w:p>
    <w:p w:rsidR="003005DB" w:rsidRDefault="00972EE9">
      <w:pPr>
        <w:widowControl/>
        <w:jc w:val="left"/>
        <w:rPr>
          <w:rFonts w:asciiTheme="minorEastAsia" w:eastAsiaTheme="minorEastAsia" w:hAnsiTheme="minorEastAsia"/>
          <w:sz w:val="32"/>
          <w:szCs w:val="32"/>
        </w:rPr>
      </w:pPr>
      <w:r>
        <w:rPr>
          <w:rFonts w:asciiTheme="minorEastAsia" w:eastAsiaTheme="minorEastAsia" w:hAnsiTheme="minorEastAsia"/>
          <w:sz w:val="32"/>
          <w:szCs w:val="32"/>
        </w:rPr>
        <w:br w:type="page"/>
      </w:r>
    </w:p>
    <w:p w:rsidR="00E76C11" w:rsidRDefault="00972EE9">
      <w:pPr>
        <w:pStyle w:val="2"/>
      </w:pPr>
      <w:bookmarkStart w:id="291" w:name="_Toc464114016"/>
      <w:ins w:id="292" w:author="super" w:date="2016-10-10T04:51:00Z">
        <w:r>
          <w:rPr>
            <w:rFonts w:hint="eastAsia"/>
          </w:rPr>
          <w:lastRenderedPageBreak/>
          <w:t>第四部分</w:t>
        </w:r>
      </w:ins>
      <w:r w:rsidR="00B70D42">
        <w:rPr>
          <w:rFonts w:hint="eastAsia"/>
        </w:rPr>
        <w:t xml:space="preserve"> </w:t>
      </w:r>
      <w:del w:id="293" w:author="super" w:date="2016-10-10T04:51:00Z">
        <w:r>
          <w:rPr>
            <w:rFonts w:hint="eastAsia"/>
          </w:rPr>
          <w:delText>其他说明</w:delText>
        </w:r>
      </w:del>
      <w:ins w:id="294" w:author="super" w:date="2016-10-10T04:52:00Z">
        <w:r>
          <w:rPr>
            <w:rFonts w:hint="eastAsia"/>
          </w:rPr>
          <w:t>其他说明</w:t>
        </w:r>
      </w:ins>
      <w:bookmarkEnd w:id="291"/>
    </w:p>
    <w:p w:rsidR="003005DB" w:rsidRDefault="00972EE9">
      <w:pPr>
        <w:rPr>
          <w:rFonts w:ascii="黑体" w:eastAsia="黑体" w:hAnsiTheme="minorEastAsia"/>
          <w:sz w:val="28"/>
          <w:szCs w:val="32"/>
        </w:rPr>
      </w:pPr>
      <w:r>
        <w:rPr>
          <w:rFonts w:ascii="黑体" w:eastAsia="黑体" w:hAnsiTheme="minorEastAsia" w:hint="eastAsia"/>
          <w:sz w:val="28"/>
          <w:szCs w:val="32"/>
        </w:rPr>
        <w:t>一、院内预算管理联络员</w:t>
      </w:r>
      <w:proofErr w:type="gramStart"/>
      <w:r>
        <w:rPr>
          <w:rFonts w:ascii="黑体" w:eastAsia="黑体" w:hAnsiTheme="minorEastAsia" w:hint="eastAsia"/>
          <w:sz w:val="28"/>
          <w:szCs w:val="32"/>
        </w:rPr>
        <w:t>微信群</w:t>
      </w:r>
      <w:proofErr w:type="gramEnd"/>
      <w:r>
        <w:rPr>
          <w:rFonts w:ascii="黑体" w:eastAsia="黑体" w:hAnsiTheme="minorEastAsia" w:hint="eastAsia"/>
          <w:sz w:val="28"/>
          <w:szCs w:val="32"/>
        </w:rPr>
        <w:t>：</w:t>
      </w:r>
    </w:p>
    <w:p w:rsidR="003005DB" w:rsidRDefault="00972EE9">
      <w:pPr>
        <w:ind w:firstLineChars="200" w:firstLine="640"/>
        <w:rPr>
          <w:rFonts w:asciiTheme="minorEastAsia" w:eastAsiaTheme="minorEastAsia" w:hAnsiTheme="minorEastAsia"/>
          <w:sz w:val="32"/>
          <w:szCs w:val="32"/>
        </w:rPr>
      </w:pPr>
      <w:r>
        <w:rPr>
          <w:rFonts w:asciiTheme="minorEastAsia" w:eastAsiaTheme="minorEastAsia" w:hAnsiTheme="minorEastAsia"/>
          <w:noProof/>
          <w:sz w:val="32"/>
          <w:szCs w:val="32"/>
        </w:rPr>
        <w:drawing>
          <wp:inline distT="0" distB="0" distL="0" distR="0">
            <wp:extent cx="5274310" cy="3663950"/>
            <wp:effectExtent l="19050" t="0" r="2540" b="0"/>
            <wp:docPr id="3" name="图片 1" descr="C:\Documents and Settings\Administrator\My Documents\Tencent Files\675910712\FileRecv\MobileFile\Screenshot_2016-10-12-17-08-01_mh1476263349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Documents and Settings\Administrator\My Documents\Tencent Files\675910712\FileRecv\MobileFile\Screenshot_2016-10-12-17-08-01_mh1476263349101.jpg"/>
                    <pic:cNvPicPr>
                      <a:picLocks noChangeAspect="1" noChangeArrowheads="1"/>
                    </pic:cNvPicPr>
                  </pic:nvPicPr>
                  <pic:blipFill>
                    <a:blip r:embed="rId16"/>
                    <a:srcRect/>
                    <a:stretch>
                      <a:fillRect/>
                    </a:stretch>
                  </pic:blipFill>
                  <pic:spPr>
                    <a:xfrm>
                      <a:off x="0" y="0"/>
                      <a:ext cx="5274310" cy="3664534"/>
                    </a:xfrm>
                    <a:prstGeom prst="rect">
                      <a:avLst/>
                    </a:prstGeom>
                    <a:noFill/>
                    <a:ln w="9525">
                      <a:noFill/>
                      <a:miter lim="800000"/>
                      <a:headEnd/>
                      <a:tailEnd/>
                    </a:ln>
                  </pic:spPr>
                </pic:pic>
              </a:graphicData>
            </a:graphic>
          </wp:inline>
        </w:drawing>
      </w:r>
    </w:p>
    <w:p w:rsidR="003005DB" w:rsidRDefault="00972EE9">
      <w:pPr>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进</w:t>
      </w:r>
      <w:proofErr w:type="gramStart"/>
      <w:r>
        <w:rPr>
          <w:rFonts w:asciiTheme="minorEastAsia" w:eastAsiaTheme="minorEastAsia" w:hAnsiTheme="minorEastAsia" w:hint="eastAsia"/>
          <w:sz w:val="28"/>
          <w:szCs w:val="32"/>
        </w:rPr>
        <w:t>群请修改</w:t>
      </w:r>
      <w:proofErr w:type="gramEnd"/>
      <w:r>
        <w:rPr>
          <w:rFonts w:asciiTheme="minorEastAsia" w:eastAsiaTheme="minorEastAsia" w:hAnsiTheme="minorEastAsia" w:hint="eastAsia"/>
          <w:sz w:val="28"/>
          <w:szCs w:val="32"/>
        </w:rPr>
        <w:t>备注名称</w:t>
      </w:r>
      <w:ins w:id="295" w:author="Lenovo User" w:date="2016-10-13T09:14:00Z">
        <w:r w:rsidR="00D50C24">
          <w:rPr>
            <w:rFonts w:asciiTheme="minorEastAsia" w:eastAsiaTheme="minorEastAsia" w:hAnsiTheme="minorEastAsia" w:hint="eastAsia"/>
            <w:sz w:val="28"/>
            <w:szCs w:val="32"/>
          </w:rPr>
          <w:t>，标准格式举例：财务处-</w:t>
        </w:r>
        <w:proofErr w:type="gramStart"/>
        <w:r w:rsidR="00D50C24">
          <w:rPr>
            <w:rFonts w:asciiTheme="minorEastAsia" w:eastAsiaTheme="minorEastAsia" w:hAnsiTheme="minorEastAsia" w:hint="eastAsia"/>
            <w:sz w:val="28"/>
            <w:szCs w:val="32"/>
          </w:rPr>
          <w:t>楼阳</w:t>
        </w:r>
      </w:ins>
      <w:proofErr w:type="gramEnd"/>
      <w:del w:id="296" w:author="Lenovo User" w:date="2016-10-13T09:14:00Z">
        <w:r w:rsidDel="00D50C24">
          <w:rPr>
            <w:rFonts w:asciiTheme="minorEastAsia" w:eastAsiaTheme="minorEastAsia" w:hAnsiTheme="minorEastAsia" w:hint="eastAsia"/>
            <w:sz w:val="28"/>
            <w:szCs w:val="32"/>
          </w:rPr>
          <w:delText>。</w:delText>
        </w:r>
      </w:del>
    </w:p>
    <w:p w:rsidR="003005DB" w:rsidRDefault="00972EE9">
      <w:pPr>
        <w:ind w:firstLineChars="200" w:firstLine="562"/>
        <w:rPr>
          <w:rFonts w:ascii="黑体" w:eastAsia="黑体" w:hAnsiTheme="minorEastAsia"/>
          <w:b/>
          <w:sz w:val="28"/>
          <w:szCs w:val="32"/>
        </w:rPr>
      </w:pPr>
      <w:r>
        <w:rPr>
          <w:rFonts w:ascii="黑体" w:eastAsia="黑体" w:hAnsiTheme="minorEastAsia" w:hint="eastAsia"/>
          <w:b/>
          <w:sz w:val="28"/>
          <w:szCs w:val="32"/>
        </w:rPr>
        <w:t>二、联系电话</w:t>
      </w:r>
    </w:p>
    <w:p w:rsidR="003005DB" w:rsidRDefault="00972EE9">
      <w:pPr>
        <w:ind w:firstLineChars="200" w:firstLine="560"/>
        <w:rPr>
          <w:rFonts w:asciiTheme="minorEastAsia" w:eastAsiaTheme="minorEastAsia" w:hAnsiTheme="minorEastAsia"/>
          <w:sz w:val="28"/>
          <w:szCs w:val="32"/>
        </w:rPr>
      </w:pPr>
      <w:r>
        <w:rPr>
          <w:rFonts w:asciiTheme="minorEastAsia" w:eastAsiaTheme="minorEastAsia" w:hAnsiTheme="minorEastAsia" w:hint="eastAsia"/>
          <w:sz w:val="28"/>
          <w:szCs w:val="32"/>
        </w:rPr>
        <w:t xml:space="preserve">预算工作委员会办公室 </w:t>
      </w:r>
      <w:r w:rsidR="000A6F90">
        <w:rPr>
          <w:rFonts w:asciiTheme="minorEastAsia" w:eastAsiaTheme="minorEastAsia" w:hAnsiTheme="minorEastAsia" w:hint="eastAsia"/>
          <w:sz w:val="28"/>
          <w:szCs w:val="32"/>
        </w:rPr>
        <w:t>联系人：</w:t>
      </w:r>
      <w:proofErr w:type="gramStart"/>
      <w:r>
        <w:rPr>
          <w:rFonts w:asciiTheme="minorEastAsia" w:eastAsiaTheme="minorEastAsia" w:hAnsiTheme="minorEastAsia" w:hint="eastAsia"/>
          <w:sz w:val="28"/>
          <w:szCs w:val="32"/>
        </w:rPr>
        <w:t>楼阳</w:t>
      </w:r>
      <w:proofErr w:type="gramEnd"/>
      <w:r>
        <w:rPr>
          <w:rFonts w:asciiTheme="minorEastAsia" w:eastAsiaTheme="minorEastAsia" w:hAnsiTheme="minorEastAsia" w:hint="eastAsia"/>
          <w:sz w:val="28"/>
          <w:szCs w:val="32"/>
        </w:rPr>
        <w:t>/郭建英 027-85726347</w:t>
      </w:r>
    </w:p>
    <w:sectPr w:rsidR="003005DB" w:rsidSect="009F03BD">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super" w:date="2016-10-13T09:36:00Z" w:initials="s">
    <w:p w:rsidR="003005DB" w:rsidRDefault="00972EE9">
      <w:pPr>
        <w:pStyle w:val="a3"/>
      </w:pPr>
      <w:r>
        <w:rPr>
          <w:rFonts w:hint="eastAsia"/>
        </w:rPr>
        <w:t>如果采纳更改标题的建议，记得改目录哟。</w:t>
      </w:r>
    </w:p>
  </w:comment>
  <w:comment w:id="178" w:author="super" w:date="2016-10-13T09:36:00Z" w:initials="s">
    <w:p w:rsidR="003005DB" w:rsidRDefault="00972EE9">
      <w:pPr>
        <w:pStyle w:val="a3"/>
      </w:pPr>
      <w:r>
        <w:rPr>
          <w:rFonts w:hint="eastAsia"/>
        </w:rPr>
        <w:t>建议上图“一般经费预算”画个红框</w:t>
      </w:r>
    </w:p>
  </w:comment>
  <w:comment w:id="180" w:author="super" w:date="2016-10-13T09:36:00Z" w:initials="s">
    <w:p w:rsidR="003005DB" w:rsidRDefault="00972EE9">
      <w:pPr>
        <w:pStyle w:val="a3"/>
      </w:pPr>
      <w:r>
        <w:rPr>
          <w:rFonts w:hint="eastAsia"/>
        </w:rPr>
        <w:t>建议上图</w:t>
      </w:r>
      <w:proofErr w:type="gramStart"/>
      <w:r>
        <w:rPr>
          <w:rFonts w:hint="eastAsia"/>
        </w:rPr>
        <w:t>“新增”栏画个</w:t>
      </w:r>
      <w:proofErr w:type="gramEnd"/>
      <w:r>
        <w:rPr>
          <w:rFonts w:hint="eastAsia"/>
        </w:rPr>
        <w:t>红框</w:t>
      </w:r>
    </w:p>
  </w:comment>
  <w:comment w:id="204" w:author="super" w:date="2016-10-13T09:36:00Z" w:initials="s">
    <w:p w:rsidR="003005DB" w:rsidRDefault="00972EE9">
      <w:pPr>
        <w:pStyle w:val="a3"/>
      </w:pPr>
      <w:r>
        <w:rPr>
          <w:rFonts w:hint="eastAsia"/>
        </w:rPr>
        <w:t>附件在哪里可以上传？建议画出红框</w:t>
      </w:r>
    </w:p>
  </w:comment>
  <w:comment w:id="219" w:author="super" w:date="2016-10-13T09:36:00Z" w:initials="s">
    <w:p w:rsidR="003005DB" w:rsidRDefault="00972EE9">
      <w:pPr>
        <w:pStyle w:val="a3"/>
      </w:pPr>
      <w:r>
        <w:rPr>
          <w:rFonts w:hint="eastAsia"/>
        </w:rPr>
        <w:t>建议在图上画红框</w:t>
      </w:r>
    </w:p>
  </w:comment>
  <w:comment w:id="221" w:author="super" w:date="2016-10-13T09:36:00Z" w:initials="s">
    <w:p w:rsidR="003005DB" w:rsidRDefault="00972EE9">
      <w:pPr>
        <w:pStyle w:val="a3"/>
      </w:pPr>
      <w:r>
        <w:rPr>
          <w:rFonts w:hint="eastAsia"/>
        </w:rPr>
        <w:t>建议在图上画红框</w:t>
      </w:r>
    </w:p>
  </w:comment>
  <w:comment w:id="241" w:author="super" w:date="2016-10-13T09:36:00Z" w:initials="s">
    <w:p w:rsidR="003005DB" w:rsidRDefault="00972EE9">
      <w:pPr>
        <w:pStyle w:val="a3"/>
      </w:pPr>
      <w:r>
        <w:rPr>
          <w:rFonts w:hint="eastAsia"/>
        </w:rPr>
        <w:t>同上</w:t>
      </w:r>
    </w:p>
  </w:comment>
  <w:comment w:id="250" w:author="super" w:date="2016-10-13T09:36:00Z" w:initials="s">
    <w:p w:rsidR="003005DB" w:rsidRDefault="00972EE9">
      <w:pPr>
        <w:pStyle w:val="a3"/>
      </w:pPr>
      <w:r>
        <w:rPr>
          <w:rFonts w:hint="eastAsia"/>
        </w:rPr>
        <w:t>建议解释如何导入</w:t>
      </w:r>
      <w:r>
        <w:rPr>
          <w:rFonts w:hint="eastAsia"/>
        </w:rPr>
        <w:t>EXCEL</w:t>
      </w:r>
    </w:p>
  </w:comment>
  <w:comment w:id="252" w:author="super" w:date="2016-10-13T09:36:00Z" w:initials="s">
    <w:p w:rsidR="003005DB" w:rsidRDefault="00972EE9">
      <w:pPr>
        <w:pStyle w:val="a3"/>
      </w:pPr>
      <w:r>
        <w:rPr>
          <w:rFonts w:hint="eastAsia"/>
        </w:rPr>
        <w:t>建议图上画红框</w:t>
      </w:r>
    </w:p>
  </w:comment>
  <w:comment w:id="254" w:author="super" w:date="2016-10-13T09:36:00Z" w:initials="s">
    <w:p w:rsidR="003005DB" w:rsidRDefault="00972EE9">
      <w:pPr>
        <w:pStyle w:val="a3"/>
      </w:pPr>
      <w:r>
        <w:rPr>
          <w:rFonts w:hint="eastAsia"/>
        </w:rPr>
        <w:t>建议图上画红框</w:t>
      </w:r>
    </w:p>
  </w:comment>
  <w:comment w:id="276" w:author="super" w:date="2016-10-13T09:36:00Z" w:initials="s">
    <w:p w:rsidR="003005DB" w:rsidRDefault="00972EE9">
      <w:pPr>
        <w:pStyle w:val="a3"/>
      </w:pPr>
      <w:r>
        <w:rPr>
          <w:rFonts w:hint="eastAsia"/>
        </w:rPr>
        <w:t>同上</w:t>
      </w:r>
    </w:p>
  </w:comment>
  <w:comment w:id="289" w:author="super" w:date="2016-10-13T09:36:00Z" w:initials="s">
    <w:p w:rsidR="003005DB" w:rsidRDefault="00972EE9">
      <w:pPr>
        <w:pStyle w:val="a3"/>
      </w:pPr>
      <w:r>
        <w:rPr>
          <w:rFonts w:hint="eastAsia"/>
        </w:rPr>
        <w:t>建议说明如何导入</w:t>
      </w:r>
      <w:r>
        <w:rPr>
          <w:rFonts w:hint="eastAsia"/>
        </w:rPr>
        <w:t>EXCEL</w:t>
      </w:r>
      <w:r>
        <w:rPr>
          <w:rFonts w:hint="eastAsia"/>
        </w:rPr>
        <w:t>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2EE9" w:rsidRDefault="00972EE9" w:rsidP="003005DB">
      <w:r>
        <w:separator/>
      </w:r>
    </w:p>
  </w:endnote>
  <w:endnote w:type="continuationSeparator" w:id="1">
    <w:p w:rsidR="00972EE9" w:rsidRDefault="00972EE9" w:rsidP="003005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方正粗宋_GBK">
    <w:altName w:val="Microsoft YaHei UI"/>
    <w:panose1 w:val="03000509000000000000"/>
    <w:charset w:val="86"/>
    <w:family w:val="script"/>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5DB" w:rsidRDefault="00E14EC0">
    <w:pPr>
      <w:pStyle w:val="a5"/>
    </w:pPr>
    <w:ins w:id="297" w:author="super" w:date="2016-10-10T04:51:00Z">
      <w:r>
        <w:pict>
          <v:shapetype id="_x0000_t202" coordsize="21600,21600" o:spt="202" path="m,l,21600r21600,l21600,xe">
            <v:stroke joinstyle="miter"/>
            <v:path gradientshapeok="t" o:connecttype="rect"/>
          </v:shapetype>
          <v:shape id="_x0000_s1026"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filled="f" stroked="f" strokeweight=".5pt">
            <v:textbox style="mso-fit-shape-to-text:t" inset="0,0,0,0">
              <w:txbxContent>
                <w:p w:rsidR="003005DB" w:rsidRDefault="00E14EC0">
                  <w:pPr>
                    <w:snapToGrid w:val="0"/>
                    <w:rPr>
                      <w:sz w:val="18"/>
                    </w:rPr>
                  </w:pPr>
                  <w:r>
                    <w:rPr>
                      <w:rFonts w:hint="eastAsia"/>
                      <w:sz w:val="18"/>
                    </w:rPr>
                    <w:fldChar w:fldCharType="begin"/>
                  </w:r>
                  <w:r w:rsidR="00972EE9">
                    <w:rPr>
                      <w:rFonts w:hint="eastAsia"/>
                      <w:sz w:val="18"/>
                    </w:rPr>
                    <w:instrText xml:space="preserve"> PAGE  \* MERGEFORMAT </w:instrText>
                  </w:r>
                  <w:r>
                    <w:rPr>
                      <w:rFonts w:hint="eastAsia"/>
                      <w:sz w:val="18"/>
                    </w:rPr>
                    <w:fldChar w:fldCharType="separate"/>
                  </w:r>
                  <w:r w:rsidR="005522A7">
                    <w:rPr>
                      <w:noProof/>
                      <w:sz w:val="18"/>
                    </w:rPr>
                    <w:t>2</w:t>
                  </w:r>
                  <w:r>
                    <w:rPr>
                      <w:rFonts w:hint="eastAsia"/>
                      <w:sz w:val="18"/>
                    </w:rPr>
                    <w:fldChar w:fldCharType="end"/>
                  </w:r>
                </w:p>
              </w:txbxContent>
            </v:textbox>
            <w10:wrap anchorx="margin"/>
          </v:shape>
        </w:pict>
      </w:r>
    </w:ins>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2EE9" w:rsidRDefault="00972EE9" w:rsidP="003005DB">
      <w:r>
        <w:separator/>
      </w:r>
    </w:p>
  </w:footnote>
  <w:footnote w:type="continuationSeparator" w:id="1">
    <w:p w:rsidR="00972EE9" w:rsidRDefault="00972EE9" w:rsidP="003005D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606B6"/>
    <w:rsid w:val="000A6F90"/>
    <w:rsid w:val="000C325A"/>
    <w:rsid w:val="0016580E"/>
    <w:rsid w:val="001705C9"/>
    <w:rsid w:val="002F402C"/>
    <w:rsid w:val="003005DB"/>
    <w:rsid w:val="003F13BF"/>
    <w:rsid w:val="00413DEB"/>
    <w:rsid w:val="00436811"/>
    <w:rsid w:val="0047408B"/>
    <w:rsid w:val="004B54B1"/>
    <w:rsid w:val="005522A7"/>
    <w:rsid w:val="0056414E"/>
    <w:rsid w:val="00566450"/>
    <w:rsid w:val="00624501"/>
    <w:rsid w:val="00664B2F"/>
    <w:rsid w:val="00686FE1"/>
    <w:rsid w:val="006D3CDE"/>
    <w:rsid w:val="00762E14"/>
    <w:rsid w:val="007A6A94"/>
    <w:rsid w:val="00803EBF"/>
    <w:rsid w:val="00817652"/>
    <w:rsid w:val="008721AC"/>
    <w:rsid w:val="0087736D"/>
    <w:rsid w:val="008829B0"/>
    <w:rsid w:val="0092269C"/>
    <w:rsid w:val="009606B6"/>
    <w:rsid w:val="00972EE9"/>
    <w:rsid w:val="009F03BD"/>
    <w:rsid w:val="00A478CF"/>
    <w:rsid w:val="00B342A2"/>
    <w:rsid w:val="00B4095C"/>
    <w:rsid w:val="00B65B27"/>
    <w:rsid w:val="00B70D42"/>
    <w:rsid w:val="00B91C02"/>
    <w:rsid w:val="00BD3030"/>
    <w:rsid w:val="00C14C41"/>
    <w:rsid w:val="00C62759"/>
    <w:rsid w:val="00CF0C6F"/>
    <w:rsid w:val="00D45412"/>
    <w:rsid w:val="00D50C24"/>
    <w:rsid w:val="00E14EC0"/>
    <w:rsid w:val="00E76C11"/>
    <w:rsid w:val="00F1078B"/>
    <w:rsid w:val="00F125DA"/>
    <w:rsid w:val="00FA1930"/>
    <w:rsid w:val="00FE387C"/>
    <w:rsid w:val="03947CFD"/>
    <w:rsid w:val="1A7D2C2C"/>
    <w:rsid w:val="1BF43F79"/>
    <w:rsid w:val="38223FA8"/>
    <w:rsid w:val="59347969"/>
    <w:rsid w:val="61A351A7"/>
    <w:rsid w:val="79900E5C"/>
    <w:rsid w:val="7F81637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05DB"/>
    <w:pPr>
      <w:widowControl w:val="0"/>
      <w:jc w:val="both"/>
    </w:pPr>
    <w:rPr>
      <w:kern w:val="2"/>
      <w:sz w:val="21"/>
      <w:szCs w:val="24"/>
    </w:rPr>
  </w:style>
  <w:style w:type="paragraph" w:styleId="1">
    <w:name w:val="heading 1"/>
    <w:basedOn w:val="a"/>
    <w:next w:val="a"/>
    <w:link w:val="1Char"/>
    <w:uiPriority w:val="9"/>
    <w:qFormat/>
    <w:rsid w:val="003005D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05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05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005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rsid w:val="003005DB"/>
    <w:pPr>
      <w:jc w:val="left"/>
    </w:pPr>
  </w:style>
  <w:style w:type="paragraph" w:styleId="30">
    <w:name w:val="toc 3"/>
    <w:basedOn w:val="a"/>
    <w:next w:val="a"/>
    <w:uiPriority w:val="39"/>
    <w:unhideWhenUsed/>
    <w:qFormat/>
    <w:rsid w:val="003005DB"/>
    <w:pPr>
      <w:ind w:leftChars="400" w:left="840"/>
    </w:pPr>
  </w:style>
  <w:style w:type="paragraph" w:styleId="a4">
    <w:name w:val="Balloon Text"/>
    <w:basedOn w:val="a"/>
    <w:link w:val="Char"/>
    <w:uiPriority w:val="99"/>
    <w:unhideWhenUsed/>
    <w:rsid w:val="003005DB"/>
    <w:rPr>
      <w:sz w:val="18"/>
      <w:szCs w:val="18"/>
    </w:rPr>
  </w:style>
  <w:style w:type="paragraph" w:styleId="a5">
    <w:name w:val="footer"/>
    <w:basedOn w:val="a"/>
    <w:link w:val="Char0"/>
    <w:uiPriority w:val="99"/>
    <w:unhideWhenUsed/>
    <w:qFormat/>
    <w:rsid w:val="003005DB"/>
    <w:pPr>
      <w:tabs>
        <w:tab w:val="center" w:pos="4153"/>
        <w:tab w:val="right" w:pos="8306"/>
      </w:tabs>
      <w:snapToGrid w:val="0"/>
      <w:jc w:val="left"/>
    </w:pPr>
    <w:rPr>
      <w:sz w:val="18"/>
      <w:szCs w:val="18"/>
    </w:rPr>
  </w:style>
  <w:style w:type="paragraph" w:styleId="a6">
    <w:name w:val="header"/>
    <w:basedOn w:val="a"/>
    <w:link w:val="Char1"/>
    <w:uiPriority w:val="99"/>
    <w:unhideWhenUsed/>
    <w:qFormat/>
    <w:rsid w:val="003005DB"/>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unhideWhenUsed/>
    <w:qFormat/>
    <w:rsid w:val="003005DB"/>
    <w:pPr>
      <w:ind w:leftChars="200" w:left="420"/>
    </w:pPr>
  </w:style>
  <w:style w:type="character" w:styleId="a7">
    <w:name w:val="Hyperlink"/>
    <w:basedOn w:val="a0"/>
    <w:uiPriority w:val="99"/>
    <w:unhideWhenUsed/>
    <w:qFormat/>
    <w:rsid w:val="003005DB"/>
    <w:rPr>
      <w:color w:val="0000FF" w:themeColor="hyperlink"/>
      <w:u w:val="single"/>
    </w:rPr>
  </w:style>
  <w:style w:type="paragraph" w:customStyle="1" w:styleId="10">
    <w:name w:val="列出段落1"/>
    <w:basedOn w:val="a"/>
    <w:uiPriority w:val="34"/>
    <w:qFormat/>
    <w:rsid w:val="003005DB"/>
    <w:pPr>
      <w:ind w:firstLineChars="200" w:firstLine="420"/>
    </w:pPr>
  </w:style>
  <w:style w:type="character" w:customStyle="1" w:styleId="Char1">
    <w:name w:val="页眉 Char"/>
    <w:basedOn w:val="a0"/>
    <w:link w:val="a6"/>
    <w:uiPriority w:val="99"/>
    <w:semiHidden/>
    <w:qFormat/>
    <w:rsid w:val="003005DB"/>
    <w:rPr>
      <w:kern w:val="2"/>
      <w:sz w:val="18"/>
      <w:szCs w:val="18"/>
    </w:rPr>
  </w:style>
  <w:style w:type="character" w:customStyle="1" w:styleId="Char0">
    <w:name w:val="页脚 Char"/>
    <w:basedOn w:val="a0"/>
    <w:link w:val="a5"/>
    <w:uiPriority w:val="99"/>
    <w:semiHidden/>
    <w:qFormat/>
    <w:rsid w:val="003005DB"/>
    <w:rPr>
      <w:kern w:val="2"/>
      <w:sz w:val="18"/>
      <w:szCs w:val="18"/>
    </w:rPr>
  </w:style>
  <w:style w:type="character" w:customStyle="1" w:styleId="Char">
    <w:name w:val="批注框文本 Char"/>
    <w:basedOn w:val="a0"/>
    <w:link w:val="a4"/>
    <w:uiPriority w:val="99"/>
    <w:semiHidden/>
    <w:qFormat/>
    <w:rsid w:val="003005DB"/>
    <w:rPr>
      <w:kern w:val="2"/>
      <w:sz w:val="18"/>
      <w:szCs w:val="18"/>
    </w:rPr>
  </w:style>
  <w:style w:type="character" w:customStyle="1" w:styleId="2Char">
    <w:name w:val="标题 2 Char"/>
    <w:basedOn w:val="a0"/>
    <w:link w:val="2"/>
    <w:uiPriority w:val="9"/>
    <w:rsid w:val="003005DB"/>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rsid w:val="003005DB"/>
    <w:rPr>
      <w:b/>
      <w:bCs/>
      <w:kern w:val="44"/>
      <w:sz w:val="44"/>
      <w:szCs w:val="44"/>
    </w:rPr>
  </w:style>
  <w:style w:type="character" w:customStyle="1" w:styleId="3Char">
    <w:name w:val="标题 3 Char"/>
    <w:basedOn w:val="a0"/>
    <w:link w:val="3"/>
    <w:uiPriority w:val="9"/>
    <w:rsid w:val="003005DB"/>
    <w:rPr>
      <w:b/>
      <w:bCs/>
      <w:kern w:val="2"/>
      <w:sz w:val="32"/>
      <w:szCs w:val="32"/>
    </w:rPr>
  </w:style>
  <w:style w:type="character" w:customStyle="1" w:styleId="4Char">
    <w:name w:val="标题 4 Char"/>
    <w:basedOn w:val="a0"/>
    <w:link w:val="4"/>
    <w:uiPriority w:val="9"/>
    <w:qFormat/>
    <w:rsid w:val="003005DB"/>
    <w:rPr>
      <w:rFonts w:asciiTheme="majorHAnsi" w:eastAsiaTheme="majorEastAsia" w:hAnsiTheme="majorHAnsi" w:cstheme="majorBidi"/>
      <w:b/>
      <w:bCs/>
      <w:kern w:val="2"/>
      <w:sz w:val="28"/>
      <w:szCs w:val="28"/>
    </w:rPr>
  </w:style>
  <w:style w:type="paragraph" w:customStyle="1" w:styleId="TOC1">
    <w:name w:val="TOC 标题1"/>
    <w:basedOn w:val="1"/>
    <w:next w:val="a"/>
    <w:uiPriority w:val="39"/>
    <w:unhideWhenUsed/>
    <w:qFormat/>
    <w:rsid w:val="003005D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annotation reference"/>
    <w:basedOn w:val="a0"/>
    <w:uiPriority w:val="99"/>
    <w:semiHidden/>
    <w:unhideWhenUsed/>
    <w:rsid w:val="003005DB"/>
    <w:rPr>
      <w:sz w:val="21"/>
      <w:szCs w:val="21"/>
    </w:rPr>
  </w:style>
  <w:style w:type="paragraph" w:styleId="11">
    <w:name w:val="toc 1"/>
    <w:basedOn w:val="a"/>
    <w:next w:val="a"/>
    <w:autoRedefine/>
    <w:uiPriority w:val="39"/>
    <w:unhideWhenUsed/>
    <w:qFormat/>
    <w:rsid w:val="00B70D42"/>
  </w:style>
  <w:style w:type="paragraph" w:styleId="TOC">
    <w:name w:val="TOC Heading"/>
    <w:basedOn w:val="1"/>
    <w:next w:val="a"/>
    <w:uiPriority w:val="39"/>
    <w:semiHidden/>
    <w:unhideWhenUsed/>
    <w:qFormat/>
    <w:rsid w:val="00B70D4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C6CDC53-754C-430C-AD01-01FBCD8A14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13</Pages>
  <Words>667</Words>
  <Characters>3808</Characters>
  <Application>Microsoft Office Word</Application>
  <DocSecurity>0</DocSecurity>
  <Lines>31</Lines>
  <Paragraphs>8</Paragraphs>
  <ScaleCrop>false</ScaleCrop>
  <Company>Lenovo (Beijing) Limited</Company>
  <LinksUpToDate>false</LinksUpToDate>
  <CharactersWithSpaces>4467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Lenovo User</cp:lastModifiedBy>
  <cp:revision>5</cp:revision>
  <cp:lastPrinted>2016-10-13T01:42:00Z</cp:lastPrinted>
  <dcterms:created xsi:type="dcterms:W3CDTF">2016-10-13T02:05:00Z</dcterms:created>
  <dcterms:modified xsi:type="dcterms:W3CDTF">2016-10-13T03:28:00Z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